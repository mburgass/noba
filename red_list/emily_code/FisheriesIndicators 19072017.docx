
<file path=[Content_Types].xml><?xml version="1.0" encoding="utf-8"?>
<Types xmlns="http://schemas.openxmlformats.org/package/2006/content-types">
  <Default Extension="xml" ContentType="application/xml"/>
  <Default Extension="bin" ContentType="application/vnd.openxmlformats-officedocument.wordprocessingml.printerSettings"/>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2690E5" w14:textId="02484773" w:rsidR="00807174" w:rsidRPr="00E15D20" w:rsidRDefault="005C474F" w:rsidP="00924432">
      <w:pPr>
        <w:pStyle w:val="Heading1"/>
      </w:pPr>
      <w:r>
        <w:t xml:space="preserve">Testing </w:t>
      </w:r>
      <w:r w:rsidR="00E6439A">
        <w:t>whether</w:t>
      </w:r>
      <w:r w:rsidR="00251736">
        <w:t xml:space="preserve"> </w:t>
      </w:r>
      <w:r>
        <w:t>biodiversity i</w:t>
      </w:r>
      <w:r w:rsidR="003C71DC">
        <w:t>ndicators</w:t>
      </w:r>
      <w:r w:rsidR="00251736">
        <w:t xml:space="preserve"> detect policy induced change in marine ecosystems</w:t>
      </w:r>
    </w:p>
    <w:p w14:paraId="619149CD" w14:textId="443064E3" w:rsidR="00E15D20" w:rsidRDefault="00767C82" w:rsidP="00924432">
      <w:pPr>
        <w:rPr>
          <w:vertAlign w:val="superscript"/>
        </w:rPr>
      </w:pPr>
      <w:r>
        <w:t>Emily Nicholson</w:t>
      </w:r>
      <w:r w:rsidR="00496601" w:rsidRPr="000741AC">
        <w:rPr>
          <w:vertAlign w:val="superscript"/>
        </w:rPr>
        <w:t>1</w:t>
      </w:r>
      <w:r w:rsidR="000741AC">
        <w:rPr>
          <w:vertAlign w:val="superscript"/>
        </w:rPr>
        <w:t>*</w:t>
      </w:r>
      <w:r w:rsidR="00E15D20">
        <w:t xml:space="preserve">, </w:t>
      </w:r>
      <w:r w:rsidR="00FA02B7">
        <w:t>Alberto Barausse</w:t>
      </w:r>
      <w:r w:rsidR="00496601" w:rsidRPr="000741AC">
        <w:rPr>
          <w:vertAlign w:val="superscript"/>
        </w:rPr>
        <w:t>2</w:t>
      </w:r>
      <w:r w:rsidR="00FA02B7">
        <w:t xml:space="preserve">, </w:t>
      </w:r>
      <w:r w:rsidR="00153411">
        <w:t>Steven</w:t>
      </w:r>
      <w:r w:rsidR="004555AB">
        <w:t xml:space="preserve"> </w:t>
      </w:r>
      <w:r w:rsidR="00DB3D7C">
        <w:t>Mac</w:t>
      </w:r>
      <w:r w:rsidR="00D55966">
        <w:t>k</w:t>
      </w:r>
      <w:r w:rsidR="00DB3D7C">
        <w:t>in</w:t>
      </w:r>
      <w:r w:rsidR="004555AB">
        <w:t>s</w:t>
      </w:r>
      <w:r w:rsidR="00DB3D7C">
        <w:t>on</w:t>
      </w:r>
      <w:r w:rsidR="00496601" w:rsidRPr="000741AC">
        <w:rPr>
          <w:vertAlign w:val="superscript"/>
        </w:rPr>
        <w:t>3</w:t>
      </w:r>
      <w:r w:rsidR="00DB3D7C" w:rsidRPr="00625A78">
        <w:rPr>
          <w:color w:val="000000" w:themeColor="text1"/>
          <w:rPrChange w:id="0" w:author="Emily Nicholson" w:date="2016-11-23T21:25:00Z">
            <w:rPr/>
          </w:rPrChange>
        </w:rPr>
        <w:t xml:space="preserve">, </w:t>
      </w:r>
      <w:r w:rsidR="00544D95" w:rsidRPr="00625A78">
        <w:rPr>
          <w:color w:val="000000" w:themeColor="text1"/>
          <w:rPrChange w:id="1" w:author="Emily Nicholson" w:date="2016-11-23T21:25:00Z">
            <w:rPr>
              <w:color w:val="C0504D" w:themeColor="accent2"/>
            </w:rPr>
          </w:rPrChange>
        </w:rPr>
        <w:t>EJ Milner-Gulland</w:t>
      </w:r>
      <w:r w:rsidR="00544D95">
        <w:t xml:space="preserve">, </w:t>
      </w:r>
      <w:r w:rsidR="00FA02B7">
        <w:t>Kathryn Sullivan</w:t>
      </w:r>
      <w:r w:rsidR="00496601" w:rsidRPr="000741AC">
        <w:rPr>
          <w:vertAlign w:val="superscript"/>
        </w:rPr>
        <w:t>4</w:t>
      </w:r>
      <w:r w:rsidR="00DE5414">
        <w:rPr>
          <w:vertAlign w:val="superscript"/>
        </w:rPr>
        <w:t>,5</w:t>
      </w:r>
      <w:r w:rsidR="00FA02B7">
        <w:t xml:space="preserve">, </w:t>
      </w:r>
      <w:r w:rsidR="001344EE">
        <w:t>Reg Watson</w:t>
      </w:r>
      <w:r w:rsidR="00DE5414">
        <w:rPr>
          <w:vertAlign w:val="superscript"/>
        </w:rPr>
        <w:t>6</w:t>
      </w:r>
      <w:r w:rsidR="001344EE">
        <w:t xml:space="preserve">, </w:t>
      </w:r>
      <w:r>
        <w:t xml:space="preserve">Ben </w:t>
      </w:r>
      <w:commentRangeStart w:id="2"/>
      <w:r>
        <w:t>Collen</w:t>
      </w:r>
      <w:r w:rsidR="00DE5414">
        <w:rPr>
          <w:vertAlign w:val="superscript"/>
        </w:rPr>
        <w:t>7</w:t>
      </w:r>
      <w:commentRangeEnd w:id="2"/>
      <w:r w:rsidR="00A82D76">
        <w:rPr>
          <w:rStyle w:val="CommentReference"/>
        </w:rPr>
        <w:commentReference w:id="2"/>
      </w:r>
    </w:p>
    <w:p w14:paraId="690F6D9F" w14:textId="77777777" w:rsidR="00496601" w:rsidRPr="00E6439A" w:rsidRDefault="00496601" w:rsidP="00924432"/>
    <w:p w14:paraId="1D689837" w14:textId="07F00344" w:rsidR="000741AC" w:rsidRDefault="000741AC" w:rsidP="00924432">
      <w:r w:rsidRPr="000741AC">
        <w:rPr>
          <w:vertAlign w:val="superscript"/>
        </w:rPr>
        <w:t>*</w:t>
      </w:r>
      <w:r w:rsidR="00D70372">
        <w:t xml:space="preserve"> e</w:t>
      </w:r>
      <w:r>
        <w:t>.nicholson@</w:t>
      </w:r>
      <w:r w:rsidR="0011509A">
        <w:t>deakin</w:t>
      </w:r>
      <w:r>
        <w:t>.edu.au</w:t>
      </w:r>
    </w:p>
    <w:p w14:paraId="5E7871F7" w14:textId="77777777" w:rsidR="000741AC" w:rsidRPr="000741AC" w:rsidRDefault="000741AC" w:rsidP="00924432"/>
    <w:p w14:paraId="0FED4A0D" w14:textId="65ADC0C1" w:rsidR="00496601" w:rsidRDefault="00496601" w:rsidP="00924432">
      <w:r>
        <w:t xml:space="preserve">1 – </w:t>
      </w:r>
      <w:r w:rsidR="0011509A">
        <w:t>Deakin University, Australia</w:t>
      </w:r>
    </w:p>
    <w:p w14:paraId="1D3E8DAC" w14:textId="381445D9" w:rsidR="00496601" w:rsidRDefault="00496601" w:rsidP="00924432">
      <w:r>
        <w:t xml:space="preserve">2 – </w:t>
      </w:r>
    </w:p>
    <w:p w14:paraId="74EB6F45" w14:textId="3E27CECA" w:rsidR="00496601" w:rsidRDefault="00496601" w:rsidP="00924432">
      <w:r>
        <w:t xml:space="preserve">3 – </w:t>
      </w:r>
    </w:p>
    <w:p w14:paraId="7CC865A1" w14:textId="7F53447D" w:rsidR="00496601" w:rsidRDefault="00496601" w:rsidP="00924432">
      <w:r>
        <w:t xml:space="preserve">4 – </w:t>
      </w:r>
      <w:r w:rsidR="006C6633">
        <w:t xml:space="preserve">Division of Biology, </w:t>
      </w:r>
      <w:r w:rsidR="002464F1">
        <w:t>Imperial College London</w:t>
      </w:r>
      <w:r w:rsidR="006C6633">
        <w:t>,</w:t>
      </w:r>
      <w:r w:rsidR="00DE5414">
        <w:t xml:space="preserve"> </w:t>
      </w:r>
      <w:r w:rsidR="002651A8">
        <w:t xml:space="preserve">Silwood Park, </w:t>
      </w:r>
      <w:r w:rsidR="00DE5414">
        <w:t xml:space="preserve">Berkshire, </w:t>
      </w:r>
      <w:r w:rsidR="002651A8">
        <w:t xml:space="preserve">SL5 7PY, </w:t>
      </w:r>
      <w:r w:rsidR="00DE5414">
        <w:t>United Kingdom</w:t>
      </w:r>
    </w:p>
    <w:p w14:paraId="15A29904" w14:textId="4548CBF3" w:rsidR="00DE5414" w:rsidRDefault="00DE5414" w:rsidP="00924432">
      <w:r>
        <w:t>5 – Institute of Zoology, Zoological Society of London, Regent’s Park, London NW1 4RY United Kingdom</w:t>
      </w:r>
    </w:p>
    <w:p w14:paraId="1834F2AD" w14:textId="0F5ECCF6" w:rsidR="00496601" w:rsidRDefault="00DE5414" w:rsidP="00924432">
      <w:r>
        <w:t>6</w:t>
      </w:r>
      <w:r w:rsidR="00496601">
        <w:t xml:space="preserve"> – </w:t>
      </w:r>
    </w:p>
    <w:p w14:paraId="6C7DD6AF" w14:textId="45B398D8" w:rsidR="00496601" w:rsidRDefault="00DE5414" w:rsidP="00924432">
      <w:r>
        <w:t>7</w:t>
      </w:r>
      <w:r w:rsidR="00496601">
        <w:t xml:space="preserve"> – </w:t>
      </w:r>
      <w:r w:rsidR="00E83AE5">
        <w:t>Centre for Biodiversity &amp; Environmental Research, Department of Genetics, Evolution &amp; Environment, University College London, Gower Street, London WC1E 6BT, United Kingdom</w:t>
      </w:r>
    </w:p>
    <w:p w14:paraId="41BB9025" w14:textId="77777777" w:rsidR="00496601" w:rsidRPr="00496601" w:rsidRDefault="00496601" w:rsidP="00924432"/>
    <w:p w14:paraId="1DC9288C" w14:textId="77777777" w:rsidR="000E10B6" w:rsidRDefault="000E10B6" w:rsidP="00924432"/>
    <w:p w14:paraId="7AB48836" w14:textId="77777777" w:rsidR="00D92C23" w:rsidRDefault="00D92C23" w:rsidP="00D92C23">
      <w:pPr>
        <w:rPr>
          <w:color w:val="FF0000"/>
        </w:rPr>
      </w:pPr>
    </w:p>
    <w:p w14:paraId="2B7589D6" w14:textId="3DBFF289" w:rsidR="00086D3A" w:rsidRDefault="008D5779" w:rsidP="00E952F6">
      <w:pPr>
        <w:pStyle w:val="Heading3"/>
        <w:rPr>
          <w:color w:val="FF0000"/>
        </w:rPr>
      </w:pPr>
      <w:r>
        <w:rPr>
          <w:color w:val="FF0000"/>
        </w:rPr>
        <w:t xml:space="preserve">Problems </w:t>
      </w:r>
      <w:r w:rsidR="00632652">
        <w:rPr>
          <w:color w:val="FF0000"/>
        </w:rPr>
        <w:t>6</w:t>
      </w:r>
      <w:r w:rsidR="00086D3A">
        <w:rPr>
          <w:color w:val="FF0000"/>
        </w:rPr>
        <w:t xml:space="preserve"> Ju</w:t>
      </w:r>
      <w:r w:rsidR="00E952F6">
        <w:rPr>
          <w:color w:val="FF0000"/>
        </w:rPr>
        <w:t>ly</w:t>
      </w:r>
      <w:r w:rsidR="00086D3A">
        <w:rPr>
          <w:color w:val="FF0000"/>
        </w:rPr>
        <w:t>2017</w:t>
      </w:r>
    </w:p>
    <w:p w14:paraId="72CAFC79" w14:textId="579B18ED" w:rsidR="0097296D" w:rsidRDefault="0097296D" w:rsidP="00923F6B">
      <w:pPr>
        <w:pStyle w:val="ListParagraph"/>
        <w:numPr>
          <w:ilvl w:val="0"/>
          <w:numId w:val="26"/>
        </w:numPr>
        <w:rPr>
          <w:color w:val="FF0000"/>
        </w:rPr>
      </w:pPr>
      <w:r w:rsidRPr="00923F6B">
        <w:rPr>
          <w:color w:val="FF0000"/>
        </w:rPr>
        <w:t>Uncertainty in RL status at T1.</w:t>
      </w:r>
      <w:r w:rsidR="00131507" w:rsidRPr="00923F6B">
        <w:rPr>
          <w:color w:val="FF0000"/>
        </w:rPr>
        <w:t xml:space="preserve"> Use median instead of mean, then we get a real simulation?</w:t>
      </w:r>
    </w:p>
    <w:p w14:paraId="40948649" w14:textId="1B5B0DD3" w:rsidR="008C0180" w:rsidRDefault="008C0180" w:rsidP="00923F6B">
      <w:pPr>
        <w:pStyle w:val="ListParagraph"/>
        <w:numPr>
          <w:ilvl w:val="0"/>
          <w:numId w:val="26"/>
        </w:numPr>
        <w:rPr>
          <w:color w:val="FF0000"/>
        </w:rPr>
      </w:pPr>
      <w:r>
        <w:rPr>
          <w:color w:val="FF0000"/>
        </w:rPr>
        <w:t>JUST REALISED THAT I AM INCLUDING DD SPECIES IN SAMPLED RLI</w:t>
      </w:r>
      <w:r w:rsidR="00A43DB0">
        <w:rPr>
          <w:color w:val="FF0000"/>
        </w:rPr>
        <w:t>, WITH A RANDOM NOT MEDIAN RLSTATUS. SHOULD I LAVE THEM OUT ALTOGETHER?</w:t>
      </w:r>
      <w:r w:rsidR="003F33CE">
        <w:rPr>
          <w:color w:val="FF0000"/>
        </w:rPr>
        <w:t xml:space="preserve"> OR SHOULD I ASSIGN A STATUS WITH MEDIAN SIMULATION? BOTH?</w:t>
      </w:r>
    </w:p>
    <w:p w14:paraId="49E53163" w14:textId="2390E519" w:rsidR="00EF296C" w:rsidRPr="00923F6B" w:rsidRDefault="00EF296C" w:rsidP="00923F6B">
      <w:pPr>
        <w:pStyle w:val="ListParagraph"/>
        <w:numPr>
          <w:ilvl w:val="0"/>
          <w:numId w:val="26"/>
        </w:numPr>
        <w:rPr>
          <w:color w:val="FF0000"/>
        </w:rPr>
      </w:pPr>
      <w:r>
        <w:rPr>
          <w:color w:val="FF0000"/>
        </w:rPr>
        <w:t>What portion of the fishing effort is reuced by stoping bottom trawling in each model?</w:t>
      </w:r>
    </w:p>
    <w:p w14:paraId="7044A790" w14:textId="0F2E2282" w:rsidR="0097296D" w:rsidRPr="00923F6B" w:rsidRDefault="0097296D" w:rsidP="0074131C">
      <w:pPr>
        <w:pStyle w:val="ListParagraph"/>
        <w:numPr>
          <w:ilvl w:val="0"/>
          <w:numId w:val="27"/>
        </w:numPr>
        <w:rPr>
          <w:bCs/>
          <w:color w:val="FF0000"/>
          <w:lang w:val="en-US"/>
        </w:rPr>
      </w:pPr>
      <w:r w:rsidRPr="00923F6B">
        <w:rPr>
          <w:bCs/>
          <w:color w:val="FF0000"/>
          <w:lang w:val="en-US"/>
        </w:rPr>
        <w:t>Bootstrapping</w:t>
      </w:r>
    </w:p>
    <w:p w14:paraId="460AE47A" w14:textId="29186EDD" w:rsidR="00AE6D0C" w:rsidRPr="00923F6B" w:rsidRDefault="00AE6D0C" w:rsidP="0074131C">
      <w:pPr>
        <w:pStyle w:val="ListParagraph"/>
        <w:numPr>
          <w:ilvl w:val="0"/>
          <w:numId w:val="27"/>
        </w:numPr>
        <w:rPr>
          <w:bCs/>
          <w:color w:val="FF0000"/>
          <w:lang w:val="en-US"/>
        </w:rPr>
      </w:pPr>
      <w:r w:rsidRPr="00923F6B">
        <w:rPr>
          <w:bCs/>
          <w:color w:val="FF0000"/>
          <w:lang w:val="en-US"/>
        </w:rPr>
        <w:t>Could add the Gulf of California data</w:t>
      </w:r>
      <w:r w:rsidR="00D73BED" w:rsidRPr="00923F6B">
        <w:rPr>
          <w:bCs/>
          <w:color w:val="FF0000"/>
          <w:lang w:val="en-US"/>
        </w:rPr>
        <w:t xml:space="preserve">? </w:t>
      </w:r>
      <w:r w:rsidR="0084660E" w:rsidRPr="00923F6B">
        <w:rPr>
          <w:bCs/>
          <w:color w:val="FF0000"/>
          <w:lang w:val="en-US"/>
        </w:rPr>
        <w:t>Check</w:t>
      </w:r>
      <w:r w:rsidRPr="00923F6B">
        <w:rPr>
          <w:bCs/>
          <w:color w:val="FF0000"/>
          <w:lang w:val="en-US"/>
        </w:rPr>
        <w:t xml:space="preserve"> Nth Sea with Synonyms?</w:t>
      </w:r>
      <w:r w:rsidR="00206113" w:rsidRPr="00923F6B">
        <w:rPr>
          <w:bCs/>
          <w:color w:val="FF0000"/>
          <w:lang w:val="en-US"/>
        </w:rPr>
        <w:t xml:space="preserve"> Benguela?</w:t>
      </w:r>
    </w:p>
    <w:p w14:paraId="23D94694" w14:textId="2A7AF002" w:rsidR="00352283" w:rsidRPr="00923F6B" w:rsidRDefault="00AE6D0C" w:rsidP="0074131C">
      <w:pPr>
        <w:pStyle w:val="ListParagraph"/>
        <w:numPr>
          <w:ilvl w:val="0"/>
          <w:numId w:val="27"/>
        </w:numPr>
        <w:rPr>
          <w:color w:val="FF0000"/>
        </w:rPr>
      </w:pPr>
      <w:r w:rsidRPr="00923F6B">
        <w:rPr>
          <w:color w:val="FF0000"/>
        </w:rPr>
        <w:t>Improve figures</w:t>
      </w:r>
    </w:p>
    <w:p w14:paraId="6809F657" w14:textId="49565045" w:rsidR="00DB69EA" w:rsidRDefault="00DB69EA" w:rsidP="0074131C">
      <w:pPr>
        <w:pStyle w:val="ListParagraph"/>
        <w:numPr>
          <w:ilvl w:val="0"/>
          <w:numId w:val="27"/>
        </w:numPr>
        <w:rPr>
          <w:color w:val="FF0000"/>
        </w:rPr>
      </w:pPr>
      <w:r>
        <w:rPr>
          <w:color w:val="FF0000"/>
        </w:rPr>
        <w:t>Should we do a global analysis, where we combine the model outputs?</w:t>
      </w:r>
    </w:p>
    <w:p w14:paraId="61DA6087" w14:textId="48F6E366" w:rsidR="001A6827" w:rsidRPr="00923F6B" w:rsidRDefault="00FC3105" w:rsidP="0074131C">
      <w:pPr>
        <w:pStyle w:val="ListParagraph"/>
        <w:numPr>
          <w:ilvl w:val="0"/>
          <w:numId w:val="27"/>
        </w:numPr>
        <w:rPr>
          <w:color w:val="FF0000"/>
        </w:rPr>
      </w:pPr>
      <w:r w:rsidRPr="00923F6B">
        <w:rPr>
          <w:color w:val="FF0000"/>
        </w:rPr>
        <w:t>Run whole thing with only species named in the model</w:t>
      </w:r>
    </w:p>
    <w:p w14:paraId="41FB1D2B" w14:textId="15773ACC" w:rsidR="004D55C3" w:rsidRDefault="004D55C3" w:rsidP="0074131C">
      <w:pPr>
        <w:pStyle w:val="ListParagraph"/>
        <w:numPr>
          <w:ilvl w:val="0"/>
          <w:numId w:val="27"/>
        </w:numPr>
        <w:rPr>
          <w:color w:val="FF0000"/>
        </w:rPr>
      </w:pPr>
      <w:r w:rsidRPr="00923F6B">
        <w:rPr>
          <w:color w:val="FF0000"/>
        </w:rPr>
        <w:t xml:space="preserve">Add sppid into tables. </w:t>
      </w:r>
      <w:r w:rsidR="001D2903" w:rsidRPr="00923F6B">
        <w:rPr>
          <w:color w:val="FF0000"/>
        </w:rPr>
        <w:t xml:space="preserve">Run a check for </w:t>
      </w:r>
      <w:r w:rsidRPr="00923F6B">
        <w:rPr>
          <w:color w:val="FF0000"/>
        </w:rPr>
        <w:t xml:space="preserve">old listings, e.g. </w:t>
      </w:r>
      <w:r w:rsidR="006B7BF5" w:rsidRPr="00923F6B">
        <w:rPr>
          <w:color w:val="FF0000"/>
        </w:rPr>
        <w:t>LR/lc</w:t>
      </w:r>
      <w:r w:rsidR="00412CA8" w:rsidRPr="00923F6B">
        <w:rPr>
          <w:color w:val="FF0000"/>
        </w:rPr>
        <w:t xml:space="preserve"> in Nth Sea species</w:t>
      </w:r>
      <w:r w:rsidR="00A62432" w:rsidRPr="00923F6B">
        <w:rPr>
          <w:color w:val="FF0000"/>
        </w:rPr>
        <w:t xml:space="preserve"> or manually check.</w:t>
      </w:r>
    </w:p>
    <w:p w14:paraId="3F344C4B" w14:textId="5FA1C9E8" w:rsidR="00C5113D" w:rsidRPr="00923F6B" w:rsidRDefault="00C5113D" w:rsidP="0074131C">
      <w:pPr>
        <w:pStyle w:val="ListParagraph"/>
        <w:numPr>
          <w:ilvl w:val="0"/>
          <w:numId w:val="27"/>
        </w:numPr>
        <w:rPr>
          <w:color w:val="FF0000"/>
        </w:rPr>
      </w:pPr>
      <w:r>
        <w:rPr>
          <w:color w:val="FF0000"/>
        </w:rPr>
        <w:t xml:space="preserve">Should I </w:t>
      </w:r>
      <w:r w:rsidR="004F6CE6">
        <w:rPr>
          <w:color w:val="FF0000"/>
        </w:rPr>
        <w:t>exclude extrapolated fish spp by trophic level from fishlife?</w:t>
      </w:r>
    </w:p>
    <w:p w14:paraId="61756C03" w14:textId="5CCBA61E" w:rsidR="00352283" w:rsidRDefault="00352283" w:rsidP="00D92C23">
      <w:pPr>
        <w:rPr>
          <w:color w:val="FF0000"/>
        </w:rPr>
      </w:pPr>
    </w:p>
    <w:p w14:paraId="26D21809" w14:textId="5FB930F6" w:rsidR="008D5779" w:rsidRDefault="008D5779" w:rsidP="00D92C23">
      <w:pPr>
        <w:rPr>
          <w:color w:val="FF0000"/>
        </w:rPr>
      </w:pPr>
      <w:r>
        <w:rPr>
          <w:color w:val="FF0000"/>
        </w:rPr>
        <w:t>some errors in RL status and RLI – need to do a check with RL website.</w:t>
      </w:r>
      <w:r w:rsidR="00297825">
        <w:rPr>
          <w:color w:val="FF0000"/>
        </w:rPr>
        <w:t xml:space="preserve"> Did that but some species not coming up in search.</w:t>
      </w:r>
      <w:r w:rsidR="00C92B93">
        <w:rPr>
          <w:color w:val="FF0000"/>
        </w:rPr>
        <w:t>:</w:t>
      </w:r>
    </w:p>
    <w:p w14:paraId="316A910C" w14:textId="0EEE24E0" w:rsidR="00C92B93" w:rsidRDefault="00C92B93" w:rsidP="00C92B93">
      <w:pPr>
        <w:pStyle w:val="ListParagraph"/>
        <w:numPr>
          <w:ilvl w:val="0"/>
          <w:numId w:val="24"/>
        </w:numPr>
        <w:rPr>
          <w:bCs/>
          <w:color w:val="FF0000"/>
          <w:lang w:val="en-US"/>
        </w:rPr>
      </w:pPr>
      <w:r w:rsidRPr="00C92B93">
        <w:rPr>
          <w:bCs/>
          <w:color w:val="FF0000"/>
          <w:lang w:val="en-US"/>
        </w:rPr>
        <w:t>Molva dypterygia</w:t>
      </w:r>
    </w:p>
    <w:p w14:paraId="1BBE8A18" w14:textId="61096AD5" w:rsidR="006364E9" w:rsidRPr="006364E9" w:rsidRDefault="006364E9" w:rsidP="006364E9">
      <w:pPr>
        <w:rPr>
          <w:bCs/>
          <w:color w:val="FF0000"/>
          <w:lang w:val="en-US"/>
        </w:rPr>
      </w:pPr>
    </w:p>
    <w:p w14:paraId="0E8EE20B" w14:textId="63D59418" w:rsidR="00AB0323" w:rsidRDefault="00AB0323" w:rsidP="00D92C23">
      <w:pPr>
        <w:rPr>
          <w:color w:val="FF0000"/>
        </w:rPr>
      </w:pPr>
      <w:r>
        <w:rPr>
          <w:color w:val="FF0000"/>
        </w:rPr>
        <w:lastRenderedPageBreak/>
        <w:t xml:space="preserve">I’ve now set up synomyms to work for LPI searches, so species names are based on RL. But I should also do RL searches on </w:t>
      </w:r>
      <w:r w:rsidR="004A3FFD">
        <w:rPr>
          <w:color w:val="FF0000"/>
        </w:rPr>
        <w:t>synonyms</w:t>
      </w:r>
      <w:r>
        <w:rPr>
          <w:color w:val="FF0000"/>
        </w:rPr>
        <w:t xml:space="preserve">. I need to go back and do this for </w:t>
      </w:r>
      <w:r w:rsidR="001D73DA">
        <w:rPr>
          <w:color w:val="FF0000"/>
        </w:rPr>
        <w:t>Nth Sea.</w:t>
      </w:r>
      <w:r w:rsidR="00B449ED">
        <w:rPr>
          <w:color w:val="FF0000"/>
        </w:rPr>
        <w:t xml:space="preserve"> I have </w:t>
      </w:r>
      <w:r w:rsidR="004A3FFD">
        <w:rPr>
          <w:color w:val="FF0000"/>
        </w:rPr>
        <w:t>done</w:t>
      </w:r>
      <w:r w:rsidR="00B449ED">
        <w:rPr>
          <w:color w:val="FF0000"/>
        </w:rPr>
        <w:t xml:space="preserve"> for Aluetians</w:t>
      </w:r>
      <w:r w:rsidR="004A3FFD">
        <w:rPr>
          <w:color w:val="FF0000"/>
        </w:rPr>
        <w:t xml:space="preserve"> and Nth Adriatic</w:t>
      </w:r>
      <w:r w:rsidR="00B27A04">
        <w:rPr>
          <w:color w:val="FF0000"/>
        </w:rPr>
        <w:t>.</w:t>
      </w:r>
    </w:p>
    <w:p w14:paraId="4BF39DB0" w14:textId="139F514F" w:rsidR="008F753F" w:rsidRDefault="008F753F" w:rsidP="00D92C23">
      <w:pPr>
        <w:rPr>
          <w:color w:val="FF0000"/>
        </w:rPr>
      </w:pPr>
    </w:p>
    <w:p w14:paraId="5BF54506" w14:textId="73EFB92C" w:rsidR="008F753F" w:rsidRDefault="008F753F" w:rsidP="00D92C23">
      <w:pPr>
        <w:rPr>
          <w:color w:val="FF0000"/>
        </w:rPr>
      </w:pPr>
      <w:r>
        <w:rPr>
          <w:color w:val="FF0000"/>
        </w:rPr>
        <w:t xml:space="preserve">BIG assumption we have </w:t>
      </w:r>
      <w:r w:rsidR="00D768D0">
        <w:rPr>
          <w:color w:val="FF0000"/>
        </w:rPr>
        <w:t>t</w:t>
      </w:r>
      <w:r>
        <w:rPr>
          <w:color w:val="FF0000"/>
        </w:rPr>
        <w:t xml:space="preserve">o take clear – assume that all species in a Fg respond in the same way. </w:t>
      </w:r>
    </w:p>
    <w:p w14:paraId="0FF850C8" w14:textId="4E9FC8FD" w:rsidR="008F753F" w:rsidRDefault="008F753F" w:rsidP="00D92C23">
      <w:pPr>
        <w:rPr>
          <w:color w:val="FF0000"/>
        </w:rPr>
      </w:pPr>
    </w:p>
    <w:p w14:paraId="5FD2EB79" w14:textId="62EE836D" w:rsidR="008F753F" w:rsidRDefault="008F753F" w:rsidP="00D92C23">
      <w:pPr>
        <w:rPr>
          <w:color w:val="FF0000"/>
        </w:rPr>
      </w:pPr>
      <w:r>
        <w:rPr>
          <w:color w:val="FF0000"/>
        </w:rPr>
        <w:t>Also wold expect LPI to do better in model only as focus on more common species; RL focus on threatened (often rare) species, also not named in mode.</w:t>
      </w:r>
    </w:p>
    <w:p w14:paraId="72DA8354" w14:textId="58E13EEC" w:rsidR="00122CD7" w:rsidRDefault="00122CD7" w:rsidP="00D92C23">
      <w:pPr>
        <w:rPr>
          <w:color w:val="FF0000"/>
        </w:rPr>
      </w:pPr>
      <w:r>
        <w:rPr>
          <w:color w:val="FF0000"/>
        </w:rPr>
        <w:t xml:space="preserve">Need to include only-in-model species as an analysis (ie minimal </w:t>
      </w:r>
      <w:r w:rsidR="00806502">
        <w:rPr>
          <w:color w:val="FF0000"/>
        </w:rPr>
        <w:t xml:space="preserve">species </w:t>
      </w:r>
      <w:r>
        <w:rPr>
          <w:color w:val="FF0000"/>
        </w:rPr>
        <w:t>extrapolation).</w:t>
      </w:r>
    </w:p>
    <w:p w14:paraId="3636A4C6" w14:textId="5437B614" w:rsidR="00E952F6" w:rsidRDefault="00E952F6" w:rsidP="00E952F6">
      <w:pPr>
        <w:pStyle w:val="Heading3"/>
        <w:rPr>
          <w:color w:val="FF0000"/>
        </w:rPr>
      </w:pPr>
      <w:r>
        <w:rPr>
          <w:color w:val="FF0000"/>
        </w:rPr>
        <w:t>Chat with Alberto Barausse 26 June 2017</w:t>
      </w:r>
    </w:p>
    <w:p w14:paraId="0D99CC9B" w14:textId="78510F01" w:rsidR="00086D3A" w:rsidRPr="0094024D" w:rsidRDefault="00086D3A" w:rsidP="00D92C23">
      <w:pPr>
        <w:rPr>
          <w:color w:val="FF0000"/>
        </w:rPr>
      </w:pPr>
    </w:p>
    <w:p w14:paraId="612406EA" w14:textId="58B98F39" w:rsidR="0094024D" w:rsidRPr="00CA25CF" w:rsidRDefault="0094024D" w:rsidP="00D92C23">
      <w:pPr>
        <w:rPr>
          <w:b/>
          <w:color w:val="FF0000"/>
        </w:rPr>
      </w:pPr>
      <w:r w:rsidRPr="00CA25CF">
        <w:rPr>
          <w:b/>
          <w:color w:val="FF0000"/>
        </w:rPr>
        <w:t>1. MTI</w:t>
      </w:r>
    </w:p>
    <w:p w14:paraId="70912F11" w14:textId="176CB158" w:rsidR="0094024D" w:rsidRDefault="00D70AFF" w:rsidP="00D92C23">
      <w:pPr>
        <w:rPr>
          <w:color w:val="FF0000"/>
        </w:rPr>
      </w:pPr>
      <w:r>
        <w:rPr>
          <w:color w:val="FF0000"/>
        </w:rPr>
        <w:t xml:space="preserve">Only model-based tests seems ok (as opposed to species list from FAO). Doesn’t help us with species that are not included in the models, for example species for which there is little information thus not in the model. There are real data on fish that are landed that are not included in the model. </w:t>
      </w:r>
    </w:p>
    <w:p w14:paraId="3DFDA15B" w14:textId="3FDC3C6F" w:rsidR="00D70AFF" w:rsidRDefault="00D70AFF" w:rsidP="00D92C23">
      <w:pPr>
        <w:rPr>
          <w:color w:val="FF0000"/>
        </w:rPr>
      </w:pPr>
    </w:p>
    <w:p w14:paraId="4CBB8E34" w14:textId="7B64FD5C" w:rsidR="00D70AFF" w:rsidRDefault="00D70AFF" w:rsidP="00D92C23">
      <w:pPr>
        <w:rPr>
          <w:color w:val="FF0000"/>
        </w:rPr>
      </w:pPr>
      <w:r>
        <w:rPr>
          <w:color w:val="FF0000"/>
        </w:rPr>
        <w:t>Uncertainty/sensitivity analysis?</w:t>
      </w:r>
      <w:r w:rsidR="005A7652">
        <w:rPr>
          <w:color w:val="FF0000"/>
        </w:rPr>
        <w:t xml:space="preserve"> Bootstrapping of biomass in functional </w:t>
      </w:r>
      <w:r w:rsidR="000F40DE">
        <w:rPr>
          <w:color w:val="FF0000"/>
        </w:rPr>
        <w:t>groups</w:t>
      </w:r>
      <w:r w:rsidR="005A7652">
        <w:rPr>
          <w:color w:val="FF0000"/>
        </w:rPr>
        <w:t xml:space="preserve"> </w:t>
      </w:r>
      <w:r w:rsidR="000F40DE">
        <w:rPr>
          <w:color w:val="FF0000"/>
        </w:rPr>
        <w:t>(</w:t>
      </w:r>
      <w:r w:rsidR="005A7652">
        <w:rPr>
          <w:color w:val="FF0000"/>
        </w:rPr>
        <w:t>but also trophic level</w:t>
      </w:r>
      <w:r w:rsidR="000F40DE">
        <w:rPr>
          <w:color w:val="FF0000"/>
        </w:rPr>
        <w:t>)</w:t>
      </w:r>
      <w:r w:rsidR="005A7652">
        <w:rPr>
          <w:color w:val="FF0000"/>
        </w:rPr>
        <w:t>.</w:t>
      </w:r>
      <w:r w:rsidR="00F70FC5">
        <w:rPr>
          <w:color w:val="FF0000"/>
        </w:rPr>
        <w:t xml:space="preserve"> Alberto thought that having les</w:t>
      </w:r>
      <w:r w:rsidR="000F40DE">
        <w:rPr>
          <w:color w:val="FF0000"/>
        </w:rPr>
        <w:t>s biomass per landed FG was ok – tests under</w:t>
      </w:r>
      <w:r w:rsidR="004E763B">
        <w:rPr>
          <w:color w:val="FF0000"/>
        </w:rPr>
        <w:t>-</w:t>
      </w:r>
      <w:r w:rsidR="000F40DE">
        <w:rPr>
          <w:color w:val="FF0000"/>
        </w:rPr>
        <w:t xml:space="preserve">sampling. </w:t>
      </w:r>
    </w:p>
    <w:p w14:paraId="7AA57F06" w14:textId="6C589E3E" w:rsidR="001D4637" w:rsidRDefault="001D4637" w:rsidP="00D92C23">
      <w:pPr>
        <w:rPr>
          <w:color w:val="FF0000"/>
        </w:rPr>
      </w:pPr>
    </w:p>
    <w:p w14:paraId="5D5A6AAD" w14:textId="1DEB4A30" w:rsidR="0094024D" w:rsidRPr="00CA25CF" w:rsidRDefault="005D2F85" w:rsidP="00D92C23">
      <w:pPr>
        <w:rPr>
          <w:b/>
          <w:color w:val="FF0000"/>
        </w:rPr>
      </w:pPr>
      <w:r>
        <w:rPr>
          <w:b/>
          <w:color w:val="FF0000"/>
        </w:rPr>
        <w:t>2. Extrapolation</w:t>
      </w:r>
    </w:p>
    <w:p w14:paraId="307C31EF" w14:textId="6F1BC7E3" w:rsidR="00D02543" w:rsidRDefault="000F34A3" w:rsidP="00D92C23">
      <w:pPr>
        <w:rPr>
          <w:color w:val="FF0000"/>
        </w:rPr>
      </w:pPr>
      <w:r>
        <w:rPr>
          <w:color w:val="FF0000"/>
        </w:rPr>
        <w:t xml:space="preserve">It should be species </w:t>
      </w:r>
      <w:r w:rsidR="00061044">
        <w:rPr>
          <w:color w:val="FF0000"/>
        </w:rPr>
        <w:t xml:space="preserve">specific to a functional group, and the parameters relating to growth rate, </w:t>
      </w:r>
      <w:r w:rsidR="00D70AFF">
        <w:rPr>
          <w:color w:val="FF0000"/>
        </w:rPr>
        <w:t xml:space="preserve">size, </w:t>
      </w:r>
      <w:r w:rsidR="00061044">
        <w:rPr>
          <w:color w:val="FF0000"/>
        </w:rPr>
        <w:t xml:space="preserve">trophic level, diet, predators and fecundity. </w:t>
      </w:r>
      <w:r w:rsidR="000348B7">
        <w:rPr>
          <w:color w:val="FF0000"/>
        </w:rPr>
        <w:t>So</w:t>
      </w:r>
      <w:r w:rsidR="00B51BDA">
        <w:rPr>
          <w:color w:val="FF0000"/>
        </w:rPr>
        <w:t xml:space="preserve"> not just distribution and broad taxonomic group. </w:t>
      </w:r>
      <w:r w:rsidR="00DD4708">
        <w:rPr>
          <w:color w:val="FF0000"/>
        </w:rPr>
        <w:t xml:space="preserve">May bring too much bias into the model. </w:t>
      </w:r>
      <w:r w:rsidR="00DD3BB6">
        <w:rPr>
          <w:color w:val="FF0000"/>
        </w:rPr>
        <w:t xml:space="preserve">Though it not uncommon to see this done, but could bring strong biases. </w:t>
      </w:r>
    </w:p>
    <w:p w14:paraId="4546D497" w14:textId="17D04255" w:rsidR="00610349" w:rsidRDefault="00610349" w:rsidP="00D92C23">
      <w:pPr>
        <w:rPr>
          <w:color w:val="FF0000"/>
        </w:rPr>
      </w:pPr>
    </w:p>
    <w:p w14:paraId="49566FF0" w14:textId="09FBD141" w:rsidR="00610349" w:rsidRPr="0094024D" w:rsidRDefault="00610349" w:rsidP="00D92C23">
      <w:pPr>
        <w:rPr>
          <w:color w:val="FF0000"/>
        </w:rPr>
      </w:pPr>
      <w:r>
        <w:rPr>
          <w:color w:val="FF0000"/>
        </w:rPr>
        <w:t xml:space="preserve">For discussion – even for a species </w:t>
      </w:r>
      <w:r w:rsidR="00303D1F">
        <w:rPr>
          <w:color w:val="FF0000"/>
        </w:rPr>
        <w:t xml:space="preserve">within a functional group, </w:t>
      </w:r>
      <w:r w:rsidR="001B4312">
        <w:rPr>
          <w:color w:val="FF0000"/>
        </w:rPr>
        <w:t>we don’t know what th</w:t>
      </w:r>
      <w:r w:rsidR="000746B9">
        <w:rPr>
          <w:color w:val="FF0000"/>
        </w:rPr>
        <w:t xml:space="preserve">e individual species are doing, and relative abundance of those species. </w:t>
      </w:r>
    </w:p>
    <w:p w14:paraId="5D40EC1C" w14:textId="73D0E33E" w:rsidR="00D92C23" w:rsidRDefault="00E5788F" w:rsidP="00924432">
      <w:pPr>
        <w:pStyle w:val="Heading3"/>
        <w:rPr>
          <w:color w:val="FF0000"/>
        </w:rPr>
      </w:pPr>
      <w:r>
        <w:rPr>
          <w:color w:val="FF0000"/>
        </w:rPr>
        <w:t>3. Sensitivity analyses:</w:t>
      </w:r>
    </w:p>
    <w:p w14:paraId="5D13624E" w14:textId="48A51343" w:rsidR="00E5788F" w:rsidRDefault="00E5788F" w:rsidP="00E5788F">
      <w:pPr>
        <w:rPr>
          <w:color w:val="FF0000"/>
        </w:rPr>
      </w:pPr>
      <w:r w:rsidRPr="00E5788F">
        <w:rPr>
          <w:color w:val="FF0000"/>
        </w:rPr>
        <w:t xml:space="preserve">try </w:t>
      </w:r>
      <w:r w:rsidR="00C10BAF">
        <w:rPr>
          <w:color w:val="FF0000"/>
        </w:rPr>
        <w:t>only including species named in models, so not extrapolating out???</w:t>
      </w:r>
    </w:p>
    <w:p w14:paraId="1A6F6AF0" w14:textId="77777777" w:rsidR="000A7036" w:rsidRPr="00E5788F" w:rsidRDefault="000A7036" w:rsidP="00E5788F">
      <w:pPr>
        <w:rPr>
          <w:color w:val="FF0000"/>
        </w:rPr>
      </w:pPr>
    </w:p>
    <w:p w14:paraId="40A94B82" w14:textId="7D24176B" w:rsidR="00581118" w:rsidRDefault="00D827FE" w:rsidP="00924432">
      <w:pPr>
        <w:pStyle w:val="Heading3"/>
      </w:pPr>
      <w:r>
        <w:t>Abstract</w:t>
      </w:r>
    </w:p>
    <w:p w14:paraId="658FD84F" w14:textId="7E0684A3" w:rsidR="00330B4F" w:rsidRPr="00330B4F" w:rsidRDefault="004A3112" w:rsidP="00924432">
      <w:r>
        <w:t>Biodiversity indicators provide vital information on the changing state of nature</w:t>
      </w:r>
      <w:r w:rsidR="007D5796">
        <w:t>, and are used to measure progress towards global biodiversity targets, guide policy</w:t>
      </w:r>
      <w:r w:rsidR="003424B9">
        <w:t>,</w:t>
      </w:r>
      <w:r w:rsidR="007D5796">
        <w:t xml:space="preserve"> and inform management intervention</w:t>
      </w:r>
      <w:r w:rsidR="009F7882">
        <w:t>s</w:t>
      </w:r>
      <w:r>
        <w:t xml:space="preserve">. </w:t>
      </w:r>
      <w:r w:rsidR="000055AF">
        <w:t>Of the suite of indicators designated for such a role, few have been subjected to scrutiny on their ability to represent trends of interest</w:t>
      </w:r>
      <w:r w:rsidR="00477880">
        <w:t>, particularly in guiding policy choices</w:t>
      </w:r>
      <w:r w:rsidR="00ED0BF3">
        <w:t xml:space="preserve">. </w:t>
      </w:r>
      <w:r w:rsidR="009A16E5">
        <w:t xml:space="preserve">Here we combine model predictions of the impact of two broad fisheries policies </w:t>
      </w:r>
      <w:r w:rsidR="00477880">
        <w:t>to assess the performance of</w:t>
      </w:r>
      <w:r w:rsidR="009A16E5">
        <w:t xml:space="preserve"> three biodiversity indicators </w:t>
      </w:r>
      <w:r w:rsidR="00017338">
        <w:t>in evaluating</w:t>
      </w:r>
      <w:r w:rsidR="009A16E5">
        <w:t xml:space="preserve"> </w:t>
      </w:r>
      <w:r w:rsidR="00ED0BF3">
        <w:t>changes in marine ecosystems.</w:t>
      </w:r>
      <w:r w:rsidR="009A16E5">
        <w:t xml:space="preserve"> </w:t>
      </w:r>
      <w:r w:rsidR="00874DC6">
        <w:t>We find that…</w:t>
      </w:r>
      <w:r w:rsidR="00330B4F">
        <w:t>[</w:t>
      </w:r>
      <w:r w:rsidR="00330B4F" w:rsidRPr="00DF6200">
        <w:rPr>
          <w:highlight w:val="yellow"/>
        </w:rPr>
        <w:t>etc</w:t>
      </w:r>
      <w:r w:rsidR="00330B4F">
        <w:t>.].</w:t>
      </w:r>
      <w:r w:rsidR="00874DC6">
        <w:t xml:space="preserve"> </w:t>
      </w:r>
      <w:r w:rsidR="00782165">
        <w:t xml:space="preserve">To better </w:t>
      </w:r>
      <w:r w:rsidR="00DF6200">
        <w:t>guide</w:t>
      </w:r>
      <w:r w:rsidR="00782165">
        <w:t xml:space="preserve"> </w:t>
      </w:r>
      <w:r w:rsidR="00DF6200">
        <w:t>policy choices,</w:t>
      </w:r>
      <w:r w:rsidR="00A16901">
        <w:t xml:space="preserve"> we recommend indicators </w:t>
      </w:r>
      <w:r w:rsidR="00DF6200">
        <w:t>are designed to specifically inform</w:t>
      </w:r>
      <w:r w:rsidR="00A16901">
        <w:t xml:space="preserve"> </w:t>
      </w:r>
      <w:r w:rsidR="00DF6200">
        <w:t xml:space="preserve">environmental management </w:t>
      </w:r>
      <w:r w:rsidR="00330B4F">
        <w:t>[</w:t>
      </w:r>
      <w:r w:rsidR="00330B4F" w:rsidRPr="00DF6200">
        <w:rPr>
          <w:highlight w:val="yellow"/>
        </w:rPr>
        <w:t>etc.</w:t>
      </w:r>
      <w:r w:rsidR="00330B4F">
        <w:t>].</w:t>
      </w:r>
      <w:r w:rsidR="00C51A46">
        <w:t xml:space="preserve"> </w:t>
      </w:r>
      <w:r w:rsidR="00DF6200">
        <w:t xml:space="preserve">Further work is required to </w:t>
      </w:r>
      <w:r w:rsidR="002C573D">
        <w:t>modify</w:t>
      </w:r>
      <w:r w:rsidR="00DF6200">
        <w:t xml:space="preserve"> general ecosystem models </w:t>
      </w:r>
      <w:r w:rsidR="002C573D">
        <w:t>to</w:t>
      </w:r>
      <w:r w:rsidR="00DF6200">
        <w:t xml:space="preserve"> respond appropriately and realistically to anthropogenic pressures. </w:t>
      </w:r>
      <w:r w:rsidR="00706C65">
        <w:t xml:space="preserve">With these </w:t>
      </w:r>
      <w:r w:rsidR="00706C65">
        <w:lastRenderedPageBreak/>
        <w:t xml:space="preserve">modifications, </w:t>
      </w:r>
      <w:r w:rsidR="00706C65">
        <w:rPr>
          <w:rFonts w:cs="Times New Roman"/>
          <w:color w:val="000000"/>
          <w:lang w:val="en-GB"/>
        </w:rPr>
        <w:t>i</w:t>
      </w:r>
      <w:r w:rsidR="00C51A46" w:rsidRPr="009A1B8F">
        <w:rPr>
          <w:rFonts w:cs="Times New Roman"/>
          <w:color w:val="000000"/>
          <w:lang w:val="en-GB"/>
        </w:rPr>
        <w:t xml:space="preserve">ndicators </w:t>
      </w:r>
      <w:r w:rsidR="00C51A46">
        <w:rPr>
          <w:rFonts w:cs="Times New Roman"/>
          <w:color w:val="000000"/>
          <w:lang w:val="en-GB"/>
        </w:rPr>
        <w:t>have the potential</w:t>
      </w:r>
      <w:r w:rsidR="00C51A46" w:rsidRPr="009A1B8F">
        <w:rPr>
          <w:rFonts w:cs="Times New Roman"/>
          <w:color w:val="000000"/>
          <w:lang w:val="en-GB"/>
        </w:rPr>
        <w:t xml:space="preserve"> to tell us how we can best conserve biodiversity, not simply that we are failing to do so.</w:t>
      </w:r>
      <w:r w:rsidR="00330B4F">
        <w:br w:type="page"/>
      </w:r>
    </w:p>
    <w:p w14:paraId="177B3B11" w14:textId="2DA31CAD" w:rsidR="00581118" w:rsidRPr="007B0B0F" w:rsidRDefault="00581118" w:rsidP="00924432">
      <w:pPr>
        <w:pStyle w:val="Heading2"/>
        <w:rPr>
          <w:i w:val="0"/>
          <w:sz w:val="24"/>
          <w:szCs w:val="24"/>
        </w:rPr>
      </w:pPr>
      <w:r w:rsidRPr="007B0B0F">
        <w:rPr>
          <w:i w:val="0"/>
          <w:sz w:val="24"/>
          <w:szCs w:val="24"/>
        </w:rPr>
        <w:lastRenderedPageBreak/>
        <w:t>Introduction</w:t>
      </w:r>
    </w:p>
    <w:p w14:paraId="5933FAEA" w14:textId="6D4AB12C" w:rsidR="00C046D2" w:rsidRPr="00D827FE" w:rsidRDefault="00A65E31" w:rsidP="00924432">
      <w:r w:rsidRPr="00D827FE">
        <w:t xml:space="preserve">The targets set </w:t>
      </w:r>
      <w:r w:rsidR="00287B12">
        <w:t xml:space="preserve">for sustainability under the </w:t>
      </w:r>
      <w:r w:rsidR="003610A0">
        <w:t>Sustainable</w:t>
      </w:r>
      <w:r w:rsidR="00287B12">
        <w:t xml:space="preserve"> Development Goals (SDGs) and </w:t>
      </w:r>
      <w:r w:rsidR="00264991" w:rsidRPr="00D827FE">
        <w:t xml:space="preserve">to stem biodiversity loss </w:t>
      </w:r>
      <w:r w:rsidRPr="00D827FE">
        <w:t>under the Convention on Biological Diversity (CBD) are associated with a suite of indicators. These indicators are used to report on progress towards the targets</w:t>
      </w:r>
      <w:r w:rsidR="00B16B86" w:rsidRPr="00D827FE">
        <w:t xml:space="preserve"> </w:t>
      </w:r>
      <w:r w:rsidR="00C44DE9" w:rsidRPr="00D827FE">
        <w:fldChar w:fldCharType="begin">
          <w:fldData xml:space="preserve">PEVuZE5vdGU+PENpdGU+PEF1dGhvcj5CdXRjaGFydDwvQXV0aG9yPjxZZWFyPjIwMTA8L1llYXI+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</w:fldData>
        </w:fldChar>
      </w:r>
      <w:r w:rsidR="00C11859" w:rsidRPr="00D827FE">
        <w:instrText xml:space="preserve"> ADDIN EN.CITE </w:instrText>
      </w:r>
      <w:r w:rsidR="00C11859" w:rsidRPr="00D827FE">
        <w:fldChar w:fldCharType="begin">
          <w:fldData xml:space="preserve">PEVuZE5vdGU+PENpdGU+PEF1dGhvcj5CdXRjaGFydDwvQXV0aG9yPjxZZWFyPjIwMTA8L1llYXI+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</w:fldData>
        </w:fldChar>
      </w:r>
      <w:r w:rsidR="00C11859" w:rsidRPr="00D827FE">
        <w:instrText xml:space="preserve"> ADDIN EN.CITE.DATA </w:instrText>
      </w:r>
      <w:r w:rsidR="00C11859" w:rsidRPr="00D827FE">
        <w:fldChar w:fldCharType="end"/>
      </w:r>
      <w:r w:rsidR="00C44DE9" w:rsidRPr="00D827FE">
        <w:fldChar w:fldCharType="separate"/>
      </w:r>
      <w:r w:rsidR="00C11859" w:rsidRPr="00D827FE">
        <w:rPr>
          <w:noProof/>
        </w:rPr>
        <w:t>(</w:t>
      </w:r>
      <w:hyperlink w:anchor="_ENREF_6" w:tooltip="Butchart, 2010 #2621" w:history="1">
        <w:r w:rsidR="003B16F6" w:rsidRPr="00D827FE">
          <w:rPr>
            <w:noProof/>
          </w:rPr>
          <w:t>e.g., Butchart</w:t>
        </w:r>
        <w:r w:rsidR="003B16F6" w:rsidRPr="00D827FE">
          <w:rPr>
            <w:i/>
            <w:noProof/>
          </w:rPr>
          <w:t xml:space="preserve"> et al.</w:t>
        </w:r>
        <w:r w:rsidR="003B16F6" w:rsidRPr="00D827FE">
          <w:rPr>
            <w:noProof/>
          </w:rPr>
          <w:t xml:space="preserve"> 2010</w:t>
        </w:r>
      </w:hyperlink>
      <w:r w:rsidR="00C046D2" w:rsidRPr="00D827FE">
        <w:rPr>
          <w:noProof/>
        </w:rPr>
        <w:t>; Tittensor</w:t>
      </w:r>
      <w:r w:rsidR="008B59B2" w:rsidRPr="00D827FE">
        <w:rPr>
          <w:noProof/>
        </w:rPr>
        <w:t xml:space="preserve"> et al. 2014</w:t>
      </w:r>
      <w:r w:rsidR="00C11859" w:rsidRPr="00D827FE">
        <w:rPr>
          <w:noProof/>
        </w:rPr>
        <w:t>)</w:t>
      </w:r>
      <w:r w:rsidR="00C44DE9" w:rsidRPr="00D827FE">
        <w:fldChar w:fldCharType="end"/>
      </w:r>
      <w:r w:rsidRPr="00D827FE">
        <w:t xml:space="preserve">. </w:t>
      </w:r>
      <w:r w:rsidR="00CF3786">
        <w:t xml:space="preserve">There has been a recent proliferation of indicators under </w:t>
      </w:r>
      <w:r w:rsidR="009B101F">
        <w:t>such</w:t>
      </w:r>
      <w:r w:rsidR="00CF3786">
        <w:t xml:space="preserve"> targets</w:t>
      </w:r>
      <w:r w:rsidR="00153411">
        <w:t xml:space="preserve"> </w:t>
      </w:r>
      <w:r w:rsidR="001B1E15">
        <w:t xml:space="preserve">focussed on different aspects of biodiversity, including state, trends, pressures and responses </w:t>
      </w:r>
      <w:r w:rsidR="00CF3786">
        <w:t>–</w:t>
      </w:r>
      <w:r w:rsidR="00153411">
        <w:t xml:space="preserve"> </w:t>
      </w:r>
      <w:r w:rsidR="00CF3786">
        <w:t xml:space="preserve">a necessary response to trying to measure a variety of metrics of </w:t>
      </w:r>
      <w:r w:rsidR="00CF3786">
        <w:rPr>
          <w:i/>
        </w:rPr>
        <w:t>biodiversity</w:t>
      </w:r>
      <w:r w:rsidR="00CF3786">
        <w:t xml:space="preserve">, a complex and multifaceted term (Purvis &amp; Hector 2000 Nature). </w:t>
      </w:r>
      <w:r w:rsidR="00C046D2" w:rsidRPr="00D827FE">
        <w:t xml:space="preserve">While it has been noted that the performance of indicators should be evaluated </w:t>
      </w:r>
      <w:r w:rsidR="00D3539F" w:rsidRPr="00D827FE">
        <w:t xml:space="preserve">to ascertain their suitability to the task of measuring biodiversity change </w:t>
      </w:r>
      <w:r w:rsidR="00C046D2" w:rsidRPr="00D827FE">
        <w:t xml:space="preserve">(Collen &amp; Nicholson 2014; Mace &amp; Baillie 2007), </w:t>
      </w:r>
      <w:r w:rsidR="00B16B86" w:rsidRPr="00D827FE">
        <w:t>there have been few tests of the</w:t>
      </w:r>
      <w:r w:rsidR="00603212">
        <w:t>ir</w:t>
      </w:r>
      <w:r w:rsidR="00B16B86" w:rsidRPr="00D827FE">
        <w:t xml:space="preserve"> ability to represent trends of interest </w:t>
      </w:r>
      <w:r w:rsidR="00C44DE9" w:rsidRPr="00D827FE">
        <w:fldChar w:fldCharType="begin">
          <w:fldData xml:space="preserve">PEVuZE5vdGU+PENpdGU+PEF1dGhvcj5CcmFuY2g8L0F1dGhvcj48WWVhcj4yMDEwPC9ZZWFyPjxS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</w:fldData>
        </w:fldChar>
      </w:r>
      <w:r w:rsidR="00C11859" w:rsidRPr="00D827FE">
        <w:instrText xml:space="preserve"> ADDIN EN.CITE </w:instrText>
      </w:r>
      <w:r w:rsidR="00C11859" w:rsidRPr="00D827FE">
        <w:fldChar w:fldCharType="begin">
          <w:fldData xml:space="preserve">PEVuZE5vdGU+PENpdGU+PEF1dGhvcj5CcmFuY2g8L0F1dGhvcj48WWVhcj4yMDEwPC9ZZWFyPjxS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</w:fldData>
        </w:fldChar>
      </w:r>
      <w:r w:rsidR="00C11859" w:rsidRPr="00D827FE">
        <w:instrText xml:space="preserve"> ADDIN EN.CITE.DATA </w:instrText>
      </w:r>
      <w:r w:rsidR="00C11859" w:rsidRPr="00D827FE">
        <w:fldChar w:fldCharType="end"/>
      </w:r>
      <w:r w:rsidR="00C44DE9" w:rsidRPr="00D827FE">
        <w:fldChar w:fldCharType="separate"/>
      </w:r>
      <w:r w:rsidR="00C11859" w:rsidRPr="00D827FE">
        <w:rPr>
          <w:noProof/>
        </w:rPr>
        <w:t xml:space="preserve">(but see </w:t>
      </w:r>
      <w:hyperlink w:anchor="_ENREF_3" w:tooltip="Branch, 2010 #2746" w:history="1">
        <w:r w:rsidR="003B16F6" w:rsidRPr="00D827FE">
          <w:rPr>
            <w:noProof/>
          </w:rPr>
          <w:t>Branch</w:t>
        </w:r>
        <w:r w:rsidR="003B16F6" w:rsidRPr="00D827FE">
          <w:rPr>
            <w:i/>
            <w:noProof/>
          </w:rPr>
          <w:t xml:space="preserve"> et al.</w:t>
        </w:r>
        <w:r w:rsidR="003B16F6" w:rsidRPr="00D827FE">
          <w:rPr>
            <w:noProof/>
          </w:rPr>
          <w:t xml:space="preserve"> 2010</w:t>
        </w:r>
      </w:hyperlink>
      <w:r w:rsidR="00C11859" w:rsidRPr="00D827FE">
        <w:rPr>
          <w:noProof/>
        </w:rPr>
        <w:t xml:space="preserve">; </w:t>
      </w:r>
      <w:hyperlink w:anchor="_ENREF_19" w:tooltip="Nicholson, 2012 #2783" w:history="1">
        <w:r w:rsidR="003B16F6" w:rsidRPr="00D827FE">
          <w:rPr>
            <w:noProof/>
          </w:rPr>
          <w:t>Nicholson</w:t>
        </w:r>
        <w:r w:rsidR="003B16F6" w:rsidRPr="00D827FE">
          <w:rPr>
            <w:i/>
            <w:noProof/>
          </w:rPr>
          <w:t xml:space="preserve"> et al.</w:t>
        </w:r>
        <w:r w:rsidR="003B16F6" w:rsidRPr="00D827FE">
          <w:rPr>
            <w:noProof/>
          </w:rPr>
          <w:t xml:space="preserve"> 2012</w:t>
        </w:r>
      </w:hyperlink>
      <w:r w:rsidR="00C11859" w:rsidRPr="00D827FE">
        <w:rPr>
          <w:noProof/>
        </w:rPr>
        <w:t>)</w:t>
      </w:r>
      <w:r w:rsidR="00C44DE9" w:rsidRPr="00D827FE">
        <w:fldChar w:fldCharType="end"/>
      </w:r>
      <w:r w:rsidR="00C9136B">
        <w:t>{Costelloe, 2015 #2762}</w:t>
      </w:r>
      <w:r w:rsidR="00B16B86" w:rsidRPr="00D827FE">
        <w:t>, particularly as a suite of indicators.</w:t>
      </w:r>
      <w:r w:rsidR="002362C2" w:rsidRPr="00D827FE">
        <w:t xml:space="preserve"> </w:t>
      </w:r>
    </w:p>
    <w:p w14:paraId="0AA6A07F" w14:textId="77777777" w:rsidR="00C046D2" w:rsidRPr="00D827FE" w:rsidRDefault="00C046D2" w:rsidP="00924432"/>
    <w:p w14:paraId="28531B29" w14:textId="0A078F73" w:rsidR="008325EF" w:rsidRPr="00D827FE" w:rsidRDefault="00F276CF" w:rsidP="00924432">
      <w:r w:rsidRPr="00D827FE">
        <w:t xml:space="preserve">To date, </w:t>
      </w:r>
      <w:r w:rsidR="00526B02" w:rsidRPr="00D827FE">
        <w:t xml:space="preserve">the vast majority of </w:t>
      </w:r>
      <w:r w:rsidRPr="00D827FE">
        <w:t>i</w:t>
      </w:r>
      <w:r w:rsidR="008B2EE8" w:rsidRPr="00D827FE">
        <w:t xml:space="preserve">ndicators have been used to track change in metrics </w:t>
      </w:r>
      <w:r w:rsidR="00155159" w:rsidRPr="00D827FE">
        <w:t>related to</w:t>
      </w:r>
      <w:r w:rsidR="008B2EE8" w:rsidRPr="00D827FE">
        <w:t xml:space="preserve"> biodiversity</w:t>
      </w:r>
      <w:r w:rsidRPr="00D827FE">
        <w:t xml:space="preserve"> e.g. abundance, extinction risk, distr</w:t>
      </w:r>
      <w:r w:rsidR="000C4B9F" w:rsidRPr="00D827FE">
        <w:t>i</w:t>
      </w:r>
      <w:r w:rsidRPr="00D827FE">
        <w:t>bution</w:t>
      </w:r>
      <w:r w:rsidR="00155159" w:rsidRPr="00D827FE">
        <w:t xml:space="preserve">, </w:t>
      </w:r>
      <w:r w:rsidR="00526B02" w:rsidRPr="00D827FE">
        <w:t xml:space="preserve">with a </w:t>
      </w:r>
      <w:r w:rsidR="00603212">
        <w:t xml:space="preserve">further </w:t>
      </w:r>
      <w:r w:rsidR="00526B02" w:rsidRPr="00D827FE">
        <w:t xml:space="preserve">few </w:t>
      </w:r>
      <w:r w:rsidR="00603212">
        <w:t>measuring</w:t>
      </w:r>
      <w:r w:rsidR="00526B02" w:rsidRPr="00D827FE">
        <w:t xml:space="preserve"> </w:t>
      </w:r>
      <w:r w:rsidR="00155159" w:rsidRPr="00D827FE">
        <w:t xml:space="preserve">pressures causing those changes e.g. </w:t>
      </w:r>
      <w:r w:rsidR="002D67BE" w:rsidRPr="00D827FE">
        <w:t>forest loss (Hansen et al. 2013)</w:t>
      </w:r>
      <w:r w:rsidR="00155159" w:rsidRPr="00D827FE">
        <w:t>, H</w:t>
      </w:r>
      <w:r w:rsidR="00EC4975" w:rsidRPr="00D827FE">
        <w:t>uman appropriation of Net Primary Productivity (Krausmann et al. 2013 PNAS)</w:t>
      </w:r>
      <w:r w:rsidRPr="00D827FE">
        <w:t xml:space="preserve">.  </w:t>
      </w:r>
      <w:r w:rsidR="00F95189" w:rsidRPr="00D827FE">
        <w:t xml:space="preserve">Research has focussed on measuring and predicting decline.  </w:t>
      </w:r>
      <w:r w:rsidR="000C6B7F" w:rsidRPr="00D827FE">
        <w:t xml:space="preserve">While certain indicators have been subjected to testing on their design and coverage (e.g. Collen et al. 2009; Baillie et al. 2008), relationship to ecological theory (e.g. McCarthy et al. 2014; Buckland et al. 200X), and reliability to predict changes (e.g. Branch et al. 2010; Fulton et al. 2005), such testing is not widespread.  In a mid-term review, Tittensor </w:t>
      </w:r>
      <w:r w:rsidR="000C6B7F" w:rsidRPr="00D827FE">
        <w:rPr>
          <w:i/>
        </w:rPr>
        <w:t>et al</w:t>
      </w:r>
      <w:r w:rsidR="000C6B7F" w:rsidRPr="00D827FE">
        <w:t xml:space="preserve">. (2014) identified </w:t>
      </w:r>
      <w:r w:rsidR="006D0B8E">
        <w:t>160</w:t>
      </w:r>
      <w:r w:rsidR="000C6B7F" w:rsidRPr="00D827FE">
        <w:t xml:space="preserve"> indicators that might provide information on progress</w:t>
      </w:r>
      <w:r w:rsidR="00A4504B">
        <w:t xml:space="preserve"> toward the CBD Aichi targets. </w:t>
      </w:r>
      <w:r w:rsidR="000C6B7F" w:rsidRPr="00D827FE">
        <w:t xml:space="preserve">Only </w:t>
      </w:r>
      <w:r w:rsidR="002D67BE" w:rsidRPr="00D827FE">
        <w:t>55</w:t>
      </w:r>
      <w:r w:rsidR="000C6B7F" w:rsidRPr="00D827FE">
        <w:t xml:space="preserve"> of those indicators</w:t>
      </w:r>
      <w:r w:rsidR="006D0B8E">
        <w:t xml:space="preserve"> passed </w:t>
      </w:r>
      <w:r w:rsidR="00A4504B">
        <w:t xml:space="preserve">a </w:t>
      </w:r>
      <w:r w:rsidR="006D0B8E">
        <w:t>rudimentary inspection and selection process</w:t>
      </w:r>
      <w:r w:rsidR="00C9136B">
        <w:t xml:space="preserve">; only </w:t>
      </w:r>
      <w:commentRangeStart w:id="3"/>
      <w:r w:rsidR="00C9136B">
        <w:t>2</w:t>
      </w:r>
      <w:commentRangeEnd w:id="3"/>
      <w:r w:rsidR="00C9136B">
        <w:rPr>
          <w:rStyle w:val="CommentReference"/>
        </w:rPr>
        <w:commentReference w:id="3"/>
      </w:r>
      <w:r w:rsidR="00C9136B">
        <w:t xml:space="preserve"> have undergone any thorough testing</w:t>
      </w:r>
      <w:r w:rsidR="006D0B8E">
        <w:t>.</w:t>
      </w:r>
      <w:r w:rsidR="000C6B7F" w:rsidRPr="00D827FE">
        <w:t xml:space="preserve"> There has been relatively little work carried out on the performance of indicators</w:t>
      </w:r>
      <w:r w:rsidR="002E161A" w:rsidRPr="00D827FE">
        <w:t xml:space="preserve">, and in particular on whether they </w:t>
      </w:r>
      <w:r w:rsidR="00F95189" w:rsidRPr="00D827FE">
        <w:t xml:space="preserve">can be used more proactively </w:t>
      </w:r>
      <w:r w:rsidR="002E161A" w:rsidRPr="00D827FE">
        <w:t xml:space="preserve">to </w:t>
      </w:r>
      <w:r w:rsidR="00F95189" w:rsidRPr="00D827FE">
        <w:t xml:space="preserve">generate predictions </w:t>
      </w:r>
      <w:r w:rsidR="002E161A" w:rsidRPr="00D827FE">
        <w:t xml:space="preserve">about the effectiveness of policy interventions.  </w:t>
      </w:r>
      <w:r w:rsidR="000C6B7F" w:rsidRPr="00D827FE">
        <w:t xml:space="preserve"> </w:t>
      </w:r>
    </w:p>
    <w:p w14:paraId="33BB0247" w14:textId="77777777" w:rsidR="008325EF" w:rsidRPr="00D827FE" w:rsidRDefault="008325EF" w:rsidP="00924432"/>
    <w:p w14:paraId="0FF489A8" w14:textId="27C7F440" w:rsidR="008B2EE8" w:rsidRPr="00D827FE" w:rsidRDefault="00A95D77" w:rsidP="00924432">
      <w:pPr>
        <w:widowControl w:val="0"/>
        <w:autoSpaceDE w:val="0"/>
        <w:autoSpaceDN w:val="0"/>
        <w:adjustRightInd w:val="0"/>
        <w:spacing w:after="240"/>
        <w:rPr>
          <w:rFonts w:cs="Times"/>
          <w:lang w:val="en-US"/>
        </w:rPr>
      </w:pPr>
      <w:r>
        <w:t xml:space="preserve">As biodiversity indicators become </w:t>
      </w:r>
      <w:r w:rsidR="00756B9F">
        <w:t>increasingly integrated</w:t>
      </w:r>
      <w:r>
        <w:t xml:space="preserve"> into environmental management, </w:t>
      </w:r>
      <w:r w:rsidR="00507C70">
        <w:t xml:space="preserve">an integral part of that process must be to assess their ability to inform policy (Nicholson et al. </w:t>
      </w:r>
      <w:r w:rsidR="00A4504B">
        <w:t>2012; Collen &amp; Nicholson 2014).</w:t>
      </w:r>
      <w:r w:rsidR="00507C70">
        <w:t xml:space="preserve"> </w:t>
      </w:r>
      <w:r w:rsidR="008B2EE8" w:rsidRPr="00D827FE">
        <w:t xml:space="preserve">Effective </w:t>
      </w:r>
      <w:r w:rsidR="00BB2F9B" w:rsidRPr="00D827FE">
        <w:t xml:space="preserve">environmental and </w:t>
      </w:r>
      <w:r w:rsidR="008B2EE8" w:rsidRPr="00D827FE">
        <w:t>conservation decisions re</w:t>
      </w:r>
      <w:r w:rsidR="008B2EE8" w:rsidRPr="00D827FE">
        <w:rPr>
          <w:rFonts w:cs="Times"/>
          <w:lang w:val="en-US"/>
        </w:rPr>
        <w:t>quire an explicit understanding of the links between desired outcomes of conservation, how those outcomes can be measured, and the proposed actions needed to achieve them</w:t>
      </w:r>
      <w:r w:rsidR="00BB2F9B" w:rsidRPr="00D827FE">
        <w:rPr>
          <w:rFonts w:cs="Times"/>
          <w:lang w:val="en-US"/>
        </w:rPr>
        <w:t xml:space="preserve"> (</w:t>
      </w:r>
      <w:r w:rsidR="00FA2694">
        <w:rPr>
          <w:rFonts w:cs="Times"/>
          <w:lang w:val="en-US"/>
        </w:rPr>
        <w:t xml:space="preserve">Sparks et al. 2011 Oryx; </w:t>
      </w:r>
      <w:r w:rsidR="00BB2F9B" w:rsidRPr="00D827FE">
        <w:rPr>
          <w:rFonts w:cs="Times"/>
          <w:lang w:val="en-US"/>
        </w:rPr>
        <w:t>Collen &amp; Nicholson 2014)</w:t>
      </w:r>
      <w:r w:rsidR="008B2EE8" w:rsidRPr="00D827FE">
        <w:rPr>
          <w:rFonts w:cs="Times"/>
          <w:lang w:val="en-US"/>
        </w:rPr>
        <w:t xml:space="preserve">.  </w:t>
      </w:r>
      <w:r w:rsidR="00F276CF" w:rsidRPr="00D827FE">
        <w:rPr>
          <w:rFonts w:cs="Times"/>
          <w:lang w:val="en-US"/>
        </w:rPr>
        <w:t xml:space="preserve">More extensive stress testing of biodiversity indicators would enhance knowledge of how biodiversity is changing, show whether the existing indicators can </w:t>
      </w:r>
      <w:r w:rsidR="00D667EF">
        <w:rPr>
          <w:rFonts w:cs="Times"/>
          <w:lang w:val="en-US"/>
        </w:rPr>
        <w:t xml:space="preserve">adequately </w:t>
      </w:r>
      <w:r w:rsidR="00F276CF" w:rsidRPr="00D827FE">
        <w:rPr>
          <w:rFonts w:cs="Times"/>
          <w:lang w:val="en-US"/>
        </w:rPr>
        <w:t>measure that change, and help identify the most appropriate policies to counteract biodiversity declines.</w:t>
      </w:r>
    </w:p>
    <w:p w14:paraId="25E23D76" w14:textId="7F7D57C7" w:rsidR="007B0B0F" w:rsidRDefault="00142AA7" w:rsidP="00924432">
      <w:r w:rsidRPr="00D827FE">
        <w:t>In this study,</w:t>
      </w:r>
      <w:r w:rsidR="00BE01D7">
        <w:t xml:space="preserve"> we </w:t>
      </w:r>
      <w:r w:rsidR="00F46E91">
        <w:t xml:space="preserve">sought to </w:t>
      </w:r>
      <w:r w:rsidR="00BE01D7">
        <w:t xml:space="preserve">test </w:t>
      </w:r>
      <w:r w:rsidR="0065422C">
        <w:t xml:space="preserve">1) how the mathematical design of the indicators affects their </w:t>
      </w:r>
      <w:r w:rsidR="006E6FE2">
        <w:t>behaviour</w:t>
      </w:r>
      <w:r w:rsidR="0065422C">
        <w:t xml:space="preserve">, and 2) how sampling bias typical of these indicators affect their performance. </w:t>
      </w:r>
      <w:r>
        <w:t>W</w:t>
      </w:r>
      <w:r w:rsidR="002362C2" w:rsidRPr="00D827FE">
        <w:t xml:space="preserve">e </w:t>
      </w:r>
      <w:r w:rsidR="009B4F09" w:rsidRPr="00D827FE">
        <w:t>model</w:t>
      </w:r>
      <w:r w:rsidR="000264A9" w:rsidRPr="00D827FE">
        <w:t xml:space="preserve"> the impacts of two broad </w:t>
      </w:r>
      <w:r w:rsidR="0019578E" w:rsidRPr="00D827FE">
        <w:t xml:space="preserve">fisheries </w:t>
      </w:r>
      <w:r w:rsidR="000264A9" w:rsidRPr="00D827FE">
        <w:t>policies</w:t>
      </w:r>
      <w:r w:rsidR="0019578E" w:rsidRPr="00D827FE">
        <w:t xml:space="preserve"> (halting and halving bottom trawling effort)</w:t>
      </w:r>
      <w:r w:rsidR="000264A9" w:rsidRPr="00D827FE">
        <w:t xml:space="preserve"> on three biodiversity indicators </w:t>
      </w:r>
      <w:r w:rsidR="002003DA" w:rsidRPr="00D827FE">
        <w:t xml:space="preserve">used </w:t>
      </w:r>
      <w:r w:rsidR="000264A9" w:rsidRPr="00D827FE">
        <w:t>by the Convention on Biological</w:t>
      </w:r>
      <w:r w:rsidR="00CA1C2A">
        <w:t xml:space="preserve"> Diversity: the Red L</w:t>
      </w:r>
      <w:r w:rsidR="00D5694C" w:rsidRPr="00D827FE">
        <w:t>ist Index</w:t>
      </w:r>
      <w:r w:rsidR="00767FE1">
        <w:t xml:space="preserve"> (RLI, Butchart </w:t>
      </w:r>
      <w:r w:rsidR="00767FE1">
        <w:lastRenderedPageBreak/>
        <w:t>et al. 2004)</w:t>
      </w:r>
      <w:r w:rsidR="00D5694C" w:rsidRPr="00D827FE">
        <w:t xml:space="preserve">, the Living Planet </w:t>
      </w:r>
      <w:r w:rsidR="00767FE1">
        <w:t>Index (LPI, Loh et al. 2005)</w:t>
      </w:r>
      <w:r w:rsidR="005C087A" w:rsidRPr="00D827FE">
        <w:t xml:space="preserve"> and the </w:t>
      </w:r>
      <w:r w:rsidR="00E84D51" w:rsidRPr="00D827FE">
        <w:t>Marine</w:t>
      </w:r>
      <w:r w:rsidR="00D5694C" w:rsidRPr="00D827FE">
        <w:t xml:space="preserve"> Trophic </w:t>
      </w:r>
      <w:r w:rsidR="007F08A2" w:rsidRPr="00D827FE">
        <w:t>Index</w:t>
      </w:r>
      <w:r w:rsidR="00E84D51" w:rsidRPr="00D827FE">
        <w:t xml:space="preserve"> (MTI), also referred to as mean trophic level</w:t>
      </w:r>
      <w:r w:rsidR="005C087A" w:rsidRPr="00D827FE">
        <w:t xml:space="preserve"> </w:t>
      </w:r>
      <w:r w:rsidR="00C44DE9" w:rsidRPr="00D827FE">
        <w:fldChar w:fldCharType="begin"/>
      </w:r>
      <w:r w:rsidR="003F3C8F" w:rsidRPr="00D827FE">
        <w:instrText xml:space="preserve"> ADDIN EN.CITE &lt;EndNote&gt;&lt;Cite&gt;&lt;Author&gt;Pauly&lt;/Author&gt;&lt;Year&gt;2005&lt;/Year&gt;&lt;RecNum&gt;2597&lt;/RecNum&gt;&lt;DisplayText&gt;(Pauly &amp;amp; Watson 2005)&lt;/DisplayText&gt;&lt;record&gt;&lt;rec-number&gt;2597&lt;/rec-number&gt;&lt;foreign-keys&gt;&lt;key app="EN" db-id="0afwtsxxhe50rce2r5b5wzddxe9z92f9pvvv"&gt;2597&lt;/key&gt;&lt;/foreign-keys&gt;&lt;ref-type name="Journal Article"&gt;17&lt;/ref-type&gt;&lt;contributors&gt;&lt;authors&gt;&lt;author&gt;Daniel Pauly&lt;/author&gt;&lt;author&gt;Reg Watson&lt;/author&gt;&lt;/authors&gt;&lt;/contributors&gt;&lt;auth-address&gt;Sea Around Us Project, Fisheries Centre, University of British Columbia, 2259 Lower Mall,&amp;#xD;Vancouver, BC, Canada V6T 1Z4&lt;/auth-address&gt;&lt;titles&gt;&lt;title&gt;Background and interpretation of the ‘Marine Trophic Index’ as a measure of biodiversity&lt;/title&gt;&lt;secondary-title&gt;Philisophical Transcations of the Royal Society B&lt;/secondary-title&gt;&lt;/titles&gt;&lt;periodical&gt;&lt;full-title&gt;Philisophical Transcations of the Royal Society B&lt;/full-title&gt;&lt;/periodical&gt;&lt;pages&gt; 415–423&lt;/pages&gt;&lt;volume&gt;360&lt;/volume&gt;&lt;keywords&gt;&lt;keyword&gt;food webs&lt;/keyword&gt;&lt;keyword&gt;trophic level&lt;/keyword&gt;&lt;keyword&gt;overfishing&lt;/keyword&gt;&lt;keyword&gt;ecosystem impact&lt;/keyword&gt;&lt;keyword&gt;predatory fishes&lt;/keyword&gt;&lt;/keywords&gt;&lt;dates&gt;&lt;year&gt;2005&lt;/year&gt;&lt;/dates&gt;&lt;label&gt;ej &amp;amp; hc-uk&lt;/label&gt;&lt;urls&gt;&lt;/urls&gt;&lt;/record&gt;&lt;/Cite&gt;&lt;/EndNote&gt;</w:instrText>
      </w:r>
      <w:r w:rsidR="00C44DE9" w:rsidRPr="00D827FE">
        <w:fldChar w:fldCharType="separate"/>
      </w:r>
      <w:r w:rsidR="003F3C8F" w:rsidRPr="00D827FE">
        <w:rPr>
          <w:noProof/>
        </w:rPr>
        <w:t>(</w:t>
      </w:r>
      <w:hyperlink w:anchor="_ENREF_24" w:tooltip="Pauly, 2005 #2597" w:history="1">
        <w:r w:rsidR="003B16F6" w:rsidRPr="00D827FE">
          <w:rPr>
            <w:noProof/>
          </w:rPr>
          <w:t>Pauly &amp; Watson 2005</w:t>
        </w:r>
      </w:hyperlink>
      <w:r w:rsidR="003F3C8F" w:rsidRPr="00D827FE">
        <w:rPr>
          <w:noProof/>
        </w:rPr>
        <w:t>)</w:t>
      </w:r>
      <w:r w:rsidR="00C44DE9" w:rsidRPr="00D827FE">
        <w:fldChar w:fldCharType="end"/>
      </w:r>
      <w:r w:rsidR="00224167" w:rsidRPr="00D827FE">
        <w:t>.</w:t>
      </w:r>
      <w:r w:rsidR="006F1D89" w:rsidRPr="00D827FE">
        <w:t xml:space="preserve"> </w:t>
      </w:r>
      <w:r w:rsidR="00F635B5" w:rsidRPr="00D827FE">
        <w:t xml:space="preserve">For each indicator, we compare </w:t>
      </w:r>
      <w:r w:rsidR="004B0BDE">
        <w:t>a</w:t>
      </w:r>
      <w:r w:rsidR="00F635B5" w:rsidRPr="00D827FE">
        <w:t xml:space="preserve"> model</w:t>
      </w:r>
      <w:r w:rsidR="004B0BDE">
        <w:t>led</w:t>
      </w:r>
      <w:r w:rsidR="00F635B5" w:rsidRPr="00D827FE">
        <w:t xml:space="preserve"> output</w:t>
      </w:r>
      <w:r w:rsidR="004B0BDE">
        <w:t xml:space="preserve"> (which we use to represent the ‘truth’</w:t>
      </w:r>
      <w:r w:rsidR="00F635B5" w:rsidRPr="00D827FE">
        <w:t xml:space="preserve">) with the change illustrated </w:t>
      </w:r>
      <w:r w:rsidR="005760C2" w:rsidRPr="00D827FE">
        <w:t xml:space="preserve">by each of </w:t>
      </w:r>
      <w:r w:rsidR="00F635B5" w:rsidRPr="00D827FE">
        <w:t>the indicators.</w:t>
      </w:r>
      <w:r w:rsidR="009F3E16" w:rsidRPr="00D827FE">
        <w:t xml:space="preserve">  Specifically, we </w:t>
      </w:r>
      <w:r w:rsidR="004B0BDE">
        <w:t>asked (1) how well</w:t>
      </w:r>
      <w:r w:rsidR="009F3E16" w:rsidRPr="00D827FE">
        <w:t xml:space="preserve"> the current set of indicators reflect</w:t>
      </w:r>
      <w:r w:rsidR="004B0BDE">
        <w:t>ed</w:t>
      </w:r>
      <w:r w:rsidR="009F3E16" w:rsidRPr="00D827FE">
        <w:t xml:space="preserve"> changes in hypothetical policies</w:t>
      </w:r>
      <w:r w:rsidR="004B0BDE">
        <w:t xml:space="preserve">, (2) whether </w:t>
      </w:r>
      <w:r w:rsidR="00A4504B">
        <w:t>each indicator responded in the</w:t>
      </w:r>
      <w:r w:rsidR="009F3E16" w:rsidRPr="00D827FE">
        <w:t xml:space="preserve"> s</w:t>
      </w:r>
      <w:r w:rsidR="004B0BDE">
        <w:t xml:space="preserve">ame </w:t>
      </w:r>
      <w:r w:rsidR="00A4504B">
        <w:t xml:space="preserve">way to the </w:t>
      </w:r>
      <w:r w:rsidR="004B0BDE">
        <w:t xml:space="preserve">underlying ecosystem change, and (3) whether current data coverage of each indicator could adequately inform proactive attempts at policy </w:t>
      </w:r>
      <w:r w:rsidR="00D03277">
        <w:t>comparison</w:t>
      </w:r>
      <w:r w:rsidR="004B0BDE">
        <w:t>.</w:t>
      </w:r>
    </w:p>
    <w:p w14:paraId="20560999" w14:textId="77777777" w:rsidR="004B0BDE" w:rsidRDefault="004B0BDE" w:rsidP="00924432"/>
    <w:p w14:paraId="2EA77D5E" w14:textId="77777777" w:rsidR="00C6231C" w:rsidRPr="007B0B0F" w:rsidRDefault="004D05E3" w:rsidP="00924432">
      <w:pPr>
        <w:pStyle w:val="Heading2"/>
        <w:rPr>
          <w:i w:val="0"/>
          <w:sz w:val="24"/>
          <w:szCs w:val="24"/>
        </w:rPr>
      </w:pPr>
      <w:r w:rsidRPr="007B0B0F">
        <w:rPr>
          <w:i w:val="0"/>
          <w:sz w:val="24"/>
          <w:szCs w:val="24"/>
        </w:rPr>
        <w:t>Methods</w:t>
      </w:r>
    </w:p>
    <w:p w14:paraId="7763C140" w14:textId="1AD64608" w:rsidR="002003DA" w:rsidRPr="007B0B0F" w:rsidRDefault="004E3E3E" w:rsidP="00924432">
      <w:pPr>
        <w:pStyle w:val="Heading3"/>
        <w:rPr>
          <w:i/>
        </w:rPr>
      </w:pPr>
      <w:r w:rsidRPr="007B0B0F">
        <w:rPr>
          <w:i/>
        </w:rPr>
        <w:t xml:space="preserve">Overall </w:t>
      </w:r>
      <w:r w:rsidR="002003DA" w:rsidRPr="007B0B0F">
        <w:rPr>
          <w:i/>
        </w:rPr>
        <w:t>Approach</w:t>
      </w:r>
    </w:p>
    <w:p w14:paraId="48F9AF95" w14:textId="637E5D46" w:rsidR="002003DA" w:rsidRPr="00D827FE" w:rsidRDefault="004E3E3E" w:rsidP="00924432">
      <w:r w:rsidRPr="00D827FE">
        <w:t xml:space="preserve">We compiled ecosystem models from </w:t>
      </w:r>
      <w:r w:rsidRPr="0050471E">
        <w:rPr>
          <w:highlight w:val="yellow"/>
        </w:rPr>
        <w:t>eight</w:t>
      </w:r>
      <w:r w:rsidRPr="00D827FE">
        <w:t xml:space="preserve"> different ecosystems (Figure 1</w:t>
      </w:r>
      <w:r w:rsidR="004C7F73">
        <w:t>; Table 1</w:t>
      </w:r>
      <w:r w:rsidRPr="00D827FE">
        <w:t>) and simulated two broad hypothetical fisheries policies, which we imposed on the ecosystem models.  From the model outputs, we</w:t>
      </w:r>
      <w:r w:rsidR="002003DA" w:rsidRPr="00D827FE">
        <w:t xml:space="preserve"> sampled the projected changes in biomass, </w:t>
      </w:r>
      <w:r w:rsidRPr="00D827FE">
        <w:t>and from these data evaluated</w:t>
      </w:r>
      <w:r w:rsidR="002003DA" w:rsidRPr="00D827FE">
        <w:t xml:space="preserve"> the </w:t>
      </w:r>
      <w:r w:rsidR="00F32734" w:rsidRPr="00D827FE">
        <w:t>response of</w:t>
      </w:r>
      <w:r w:rsidR="002003DA" w:rsidRPr="00D827FE">
        <w:t xml:space="preserve"> three indicators: the </w:t>
      </w:r>
      <w:r w:rsidR="004F7A42" w:rsidRPr="00D827FE">
        <w:t xml:space="preserve">IUCN </w:t>
      </w:r>
      <w:r w:rsidR="002003DA" w:rsidRPr="00D827FE">
        <w:t>Red list Index</w:t>
      </w:r>
      <w:r w:rsidR="004C7F73">
        <w:t xml:space="preserve"> (RLI, Butchart et al. 2004)</w:t>
      </w:r>
      <w:r w:rsidR="002003DA" w:rsidRPr="00D827FE">
        <w:t xml:space="preserve">, the Living Planet Index </w:t>
      </w:r>
      <w:r w:rsidRPr="00D827FE">
        <w:t xml:space="preserve">(LPI, Loh </w:t>
      </w:r>
      <w:r w:rsidRPr="00D827FE">
        <w:rPr>
          <w:i/>
        </w:rPr>
        <w:t>et al</w:t>
      </w:r>
      <w:r w:rsidRPr="00D827FE">
        <w:t>. 2005)</w:t>
      </w:r>
      <w:r w:rsidR="004C7F73">
        <w:t xml:space="preserve"> and the Marine Trophic Index</w:t>
      </w:r>
      <w:r w:rsidR="002003DA" w:rsidRPr="00D827FE">
        <w:t xml:space="preserve"> </w:t>
      </w:r>
      <w:r w:rsidR="002003DA" w:rsidRPr="00D827FE">
        <w:fldChar w:fldCharType="begin"/>
      </w:r>
      <w:r w:rsidR="002003DA" w:rsidRPr="00D827FE">
        <w:instrText xml:space="preserve"> ADDIN EN.CITE &lt;EndNote&gt;&lt;Cite&gt;&lt;Author&gt;Pauly&lt;/Author&gt;&lt;Year&gt;2005&lt;/Year&gt;&lt;RecNum&gt;2597&lt;/RecNum&gt;&lt;DisplayText&gt;(Pauly &amp;amp; Watson 2005)&lt;/DisplayText&gt;&lt;record&gt;&lt;rec-number&gt;2597&lt;/rec-number&gt;&lt;foreign-keys&gt;&lt;key app="EN" db-id="0afwtsxxhe50rce2r5b5wzddxe9z92f9pvvv"&gt;2597&lt;/key&gt;&lt;/foreign-keys&gt;&lt;ref-type name="Journal Article"&gt;17&lt;/ref-type&gt;&lt;contributors&gt;&lt;authors&gt;&lt;author&gt;Daniel Pauly&lt;/author&gt;&lt;author&gt;Reg Watson&lt;/author&gt;&lt;/authors&gt;&lt;/contributors&gt;&lt;auth-address&gt;Sea Around Us Project, Fisheries Centre, University of British Columbia, 2259 Lower Mall,&amp;#xD;Vancouver, BC, Canada V6T 1Z4&lt;/auth-address&gt;&lt;titles&gt;&lt;title&gt;Background and interpretation of the ‘Marine Trophic Index’ as a measure of biodiversity&lt;/title&gt;&lt;secondary-title&gt;Philisophical Transcations of the Royal Society B&lt;/secondary-title&gt;&lt;/titles&gt;&lt;periodical&gt;&lt;full-title&gt;Philisophical Transcations of the Royal Society B&lt;/full-title&gt;&lt;/periodical&gt;&lt;pages&gt; 415–423&lt;/pages&gt;&lt;volume&gt;360&lt;/volume&gt;&lt;keywords&gt;&lt;keyword&gt;food webs&lt;/keyword&gt;&lt;keyword&gt;trophic level&lt;/keyword&gt;&lt;keyword&gt;overfishing&lt;/keyword&gt;&lt;keyword&gt;ecosystem impact&lt;/keyword&gt;&lt;keyword&gt;predatory fishes&lt;/keyword&gt;&lt;/keywords&gt;&lt;dates&gt;&lt;year&gt;2005&lt;/year&gt;&lt;/dates&gt;&lt;label&gt;ej &amp;amp; hc-uk&lt;/label&gt;&lt;urls&gt;&lt;/urls&gt;&lt;/record&gt;&lt;/Cite&gt;&lt;/EndNote&gt;</w:instrText>
      </w:r>
      <w:r w:rsidR="002003DA" w:rsidRPr="00D827FE">
        <w:fldChar w:fldCharType="separate"/>
      </w:r>
      <w:r w:rsidR="002003DA" w:rsidRPr="00D827FE">
        <w:rPr>
          <w:noProof/>
        </w:rPr>
        <w:t>(</w:t>
      </w:r>
      <w:r w:rsidR="00DE6E8B">
        <w:rPr>
          <w:noProof/>
        </w:rPr>
        <w:t xml:space="preserve">MTI, </w:t>
      </w:r>
      <w:hyperlink w:anchor="_ENREF_24" w:tooltip="Pauly, 2005 #2597" w:history="1">
        <w:r w:rsidR="002003DA" w:rsidRPr="00D827FE">
          <w:rPr>
            <w:noProof/>
          </w:rPr>
          <w:t>Pauly &amp; Watson 2005</w:t>
        </w:r>
      </w:hyperlink>
      <w:r w:rsidR="002003DA" w:rsidRPr="00D827FE">
        <w:rPr>
          <w:noProof/>
        </w:rPr>
        <w:t>)</w:t>
      </w:r>
      <w:r w:rsidR="002003DA" w:rsidRPr="00D827FE">
        <w:fldChar w:fldCharType="end"/>
      </w:r>
      <w:r w:rsidR="002003DA" w:rsidRPr="00D827FE">
        <w:t xml:space="preserve">. </w:t>
      </w:r>
      <w:r w:rsidR="004F7A42" w:rsidRPr="00D827FE">
        <w:t>We selected these indicators as they represent important metric</w:t>
      </w:r>
      <w:r w:rsidR="00590227">
        <w:t>s for</w:t>
      </w:r>
      <w:r w:rsidR="004C7F73">
        <w:t xml:space="preserve"> biodiversity </w:t>
      </w:r>
      <w:r w:rsidR="00590227">
        <w:t xml:space="preserve">conservation </w:t>
      </w:r>
      <w:r w:rsidR="004C7F73">
        <w:t xml:space="preserve">and </w:t>
      </w:r>
      <w:r w:rsidR="00590227">
        <w:t xml:space="preserve">global </w:t>
      </w:r>
      <w:r w:rsidR="004C7F73">
        <w:t>fisheries</w:t>
      </w:r>
      <w:r w:rsidR="00590227">
        <w:t xml:space="preserve"> management</w:t>
      </w:r>
      <w:r w:rsidR="004F7A42" w:rsidRPr="00D827FE">
        <w:t>: extinction risk, abundance</w:t>
      </w:r>
      <w:r w:rsidR="004C7F73">
        <w:t xml:space="preserve"> trend</w:t>
      </w:r>
      <w:r w:rsidR="004F7A42" w:rsidRPr="00D827FE">
        <w:t>, and trophic level</w:t>
      </w:r>
      <w:r w:rsidR="004C7F73">
        <w:t xml:space="preserve">, </w:t>
      </w:r>
      <w:r w:rsidR="004C7F73" w:rsidRPr="00D827FE">
        <w:t>respectively</w:t>
      </w:r>
      <w:r w:rsidR="004F7A42" w:rsidRPr="00D827FE">
        <w:t xml:space="preserve">.  </w:t>
      </w:r>
    </w:p>
    <w:p w14:paraId="6A813A57" w14:textId="043AEE35" w:rsidR="00233A1B" w:rsidRPr="007B0B0F" w:rsidRDefault="00233A1B" w:rsidP="00924432">
      <w:pPr>
        <w:pStyle w:val="Heading3"/>
        <w:rPr>
          <w:i/>
        </w:rPr>
      </w:pPr>
      <w:r w:rsidRPr="007B0B0F">
        <w:rPr>
          <w:i/>
        </w:rPr>
        <w:t>Models</w:t>
      </w:r>
      <w:r w:rsidR="002548CD" w:rsidRPr="007B0B0F">
        <w:rPr>
          <w:i/>
        </w:rPr>
        <w:t xml:space="preserve"> and scenarios</w:t>
      </w:r>
    </w:p>
    <w:p w14:paraId="5DE3AA54" w14:textId="7A13719D" w:rsidR="00E44BD8" w:rsidRPr="00D827FE" w:rsidRDefault="001E2CCA" w:rsidP="00924432">
      <w:r w:rsidRPr="00D827FE">
        <w:t xml:space="preserve">We used </w:t>
      </w:r>
      <w:r w:rsidR="003A503F" w:rsidRPr="00D827FE">
        <w:t xml:space="preserve">Ecopath </w:t>
      </w:r>
      <w:r w:rsidR="0030773A" w:rsidRPr="00D827FE">
        <w:t xml:space="preserve">with Ecosim </w:t>
      </w:r>
      <w:r w:rsidR="003A503F" w:rsidRPr="00D827FE">
        <w:t xml:space="preserve">models </w:t>
      </w:r>
      <w:r w:rsidR="0030773A" w:rsidRPr="00D827FE">
        <w:t xml:space="preserve">(Christensen &amp; Walters </w:t>
      </w:r>
      <w:commentRangeStart w:id="4"/>
      <w:r w:rsidR="0030773A" w:rsidRPr="00D827FE">
        <w:t>2004</w:t>
      </w:r>
      <w:commentRangeEnd w:id="4"/>
      <w:r w:rsidR="0030773A" w:rsidRPr="00D827FE">
        <w:rPr>
          <w:rStyle w:val="CommentReference"/>
          <w:sz w:val="24"/>
          <w:szCs w:val="24"/>
        </w:rPr>
        <w:commentReference w:id="4"/>
      </w:r>
      <w:r w:rsidR="0030773A" w:rsidRPr="00D827FE">
        <w:t xml:space="preserve">) </w:t>
      </w:r>
      <w:r w:rsidR="0094609B" w:rsidRPr="00D827FE">
        <w:t xml:space="preserve">implemented </w:t>
      </w:r>
      <w:r w:rsidR="003A503F" w:rsidRPr="00D827FE">
        <w:t xml:space="preserve">for </w:t>
      </w:r>
      <w:r w:rsidRPr="00B83B06">
        <w:rPr>
          <w:highlight w:val="yellow"/>
        </w:rPr>
        <w:t>eight</w:t>
      </w:r>
      <w:r w:rsidR="003A503F" w:rsidRPr="00D827FE">
        <w:t xml:space="preserve"> L</w:t>
      </w:r>
      <w:r w:rsidRPr="00D827FE">
        <w:t xml:space="preserve">arge </w:t>
      </w:r>
      <w:r w:rsidR="003A503F" w:rsidRPr="00D827FE">
        <w:t>M</w:t>
      </w:r>
      <w:r w:rsidRPr="00D827FE">
        <w:t xml:space="preserve">arine </w:t>
      </w:r>
      <w:r w:rsidR="003A503F" w:rsidRPr="00D827FE">
        <w:t>E</w:t>
      </w:r>
      <w:r w:rsidRPr="00D827FE">
        <w:t>co</w:t>
      </w:r>
      <w:r w:rsidR="003A503F" w:rsidRPr="00D827FE">
        <w:t>s</w:t>
      </w:r>
      <w:r w:rsidRPr="00D827FE">
        <w:t>ystems</w:t>
      </w:r>
      <w:r w:rsidR="003A503F" w:rsidRPr="00D827FE">
        <w:t xml:space="preserve"> </w:t>
      </w:r>
      <w:r w:rsidR="00BF2D2B">
        <w:t>(Table 1)</w:t>
      </w:r>
      <w:r w:rsidR="003A503F" w:rsidRPr="00D827FE">
        <w:t>.</w:t>
      </w:r>
      <w:r w:rsidR="0094609B" w:rsidRPr="00D827FE">
        <w:t xml:space="preserve">  </w:t>
      </w:r>
      <w:r w:rsidR="00122F3E" w:rsidRPr="00D827FE">
        <w:t>The Ecopath with Ecosim</w:t>
      </w:r>
      <w:r w:rsidR="0094609B" w:rsidRPr="00D827FE">
        <w:t xml:space="preserve"> approach </w:t>
      </w:r>
      <w:r w:rsidR="00297180" w:rsidRPr="00D827FE">
        <w:t>has been widely used as a tool for analysis in aquatic ecosystems</w:t>
      </w:r>
      <w:r w:rsidR="00697BEA" w:rsidRPr="00D827FE">
        <w:t xml:space="preserve">, particularly for exploring </w:t>
      </w:r>
      <w:r w:rsidR="00E64EF8" w:rsidRPr="00D827FE">
        <w:t>fishing impacts and environmental change</w:t>
      </w:r>
      <w:r w:rsidR="00297180" w:rsidRPr="00D827FE">
        <w:t>.</w:t>
      </w:r>
      <w:r w:rsidR="00096665" w:rsidRPr="00D827FE">
        <w:t xml:space="preserve"> Each of the models was run for 20 years </w:t>
      </w:r>
      <w:r w:rsidR="003032EA">
        <w:t xml:space="preserve">with current fishing levels </w:t>
      </w:r>
      <w:r w:rsidR="00096665" w:rsidRPr="00D827FE">
        <w:t>to stabilise before policy implementation in the 21</w:t>
      </w:r>
      <w:r w:rsidR="00096665" w:rsidRPr="00D827FE">
        <w:rPr>
          <w:vertAlign w:val="superscript"/>
        </w:rPr>
        <w:t>st</w:t>
      </w:r>
      <w:r w:rsidR="00096665" w:rsidRPr="00D827FE">
        <w:t xml:space="preserve"> year.</w:t>
      </w:r>
    </w:p>
    <w:p w14:paraId="5D258A63" w14:textId="77777777" w:rsidR="002548CD" w:rsidRPr="00D827FE" w:rsidRDefault="002548CD" w:rsidP="00924432"/>
    <w:p w14:paraId="5E0C49C7" w14:textId="06E5D0E5" w:rsidR="00133C22" w:rsidRDefault="00077D01" w:rsidP="00924432">
      <w:r>
        <w:t xml:space="preserve">After a 20 year run in, </w:t>
      </w:r>
      <w:r w:rsidR="00133C22" w:rsidRPr="00D827FE">
        <w:t xml:space="preserve">two policies </w:t>
      </w:r>
      <w:r w:rsidR="00BF7564" w:rsidRPr="00D827FE">
        <w:t>we</w:t>
      </w:r>
      <w:r w:rsidR="00096665" w:rsidRPr="00D827FE">
        <w:t>re implemented:</w:t>
      </w:r>
      <w:r w:rsidR="00133C22" w:rsidRPr="00D827FE">
        <w:t xml:space="preserve"> </w:t>
      </w:r>
      <w:r w:rsidR="00096665" w:rsidRPr="00D827FE">
        <w:t xml:space="preserve">(i) </w:t>
      </w:r>
      <w:r w:rsidR="00F932F3">
        <w:t xml:space="preserve">a </w:t>
      </w:r>
      <w:r w:rsidR="00096665" w:rsidRPr="00D827FE">
        <w:t xml:space="preserve">complete </w:t>
      </w:r>
      <w:r w:rsidR="00133C22" w:rsidRPr="00D827FE">
        <w:t xml:space="preserve">halt to trawling, where all bottom trawling fleets had their effort </w:t>
      </w:r>
      <w:r w:rsidR="00096665" w:rsidRPr="00D827FE">
        <w:t xml:space="preserve">instantaneously </w:t>
      </w:r>
      <w:r w:rsidR="00133C22" w:rsidRPr="00D827FE">
        <w:t xml:space="preserve">changed to zero, and </w:t>
      </w:r>
      <w:r w:rsidR="00096665" w:rsidRPr="00D827FE">
        <w:t xml:space="preserve">(ii) </w:t>
      </w:r>
      <w:r w:rsidR="00133C22" w:rsidRPr="00D827FE">
        <w:t xml:space="preserve">halving bottom trawling, where bottom trawl fleets </w:t>
      </w:r>
      <w:r w:rsidR="00096665" w:rsidRPr="00D827FE">
        <w:t xml:space="preserve">instantaneously </w:t>
      </w:r>
      <w:r w:rsidR="00133C22" w:rsidRPr="00D827FE">
        <w:t>had their effort halved.</w:t>
      </w:r>
      <w:r w:rsidR="00A24AD6" w:rsidRPr="00D827FE">
        <w:t xml:space="preserve"> The models were then run for </w:t>
      </w:r>
      <w:commentRangeStart w:id="5"/>
      <w:r w:rsidR="00BF7564" w:rsidRPr="00D827FE">
        <w:t>4</w:t>
      </w:r>
      <w:r w:rsidR="00A24AD6" w:rsidRPr="00D827FE">
        <w:t xml:space="preserve">0 </w:t>
      </w:r>
      <w:commentRangeEnd w:id="5"/>
      <w:r w:rsidR="00DA4907">
        <w:rPr>
          <w:rStyle w:val="CommentReference"/>
        </w:rPr>
        <w:commentReference w:id="5"/>
      </w:r>
      <w:r w:rsidR="00A24AD6" w:rsidRPr="00D827FE">
        <w:t>years</w:t>
      </w:r>
      <w:r w:rsidR="00096665" w:rsidRPr="00D827FE">
        <w:t xml:space="preserve"> under each scenario</w:t>
      </w:r>
      <w:r w:rsidR="00A24AD6" w:rsidRPr="00D827FE">
        <w:t xml:space="preserve">. </w:t>
      </w:r>
      <w:r w:rsidR="00487003">
        <w:t>Values for e</w:t>
      </w:r>
      <w:r w:rsidR="00A24AD6" w:rsidRPr="00D827FE">
        <w:t xml:space="preserve">ach of the </w:t>
      </w:r>
      <w:r w:rsidR="00096665" w:rsidRPr="00D827FE">
        <w:t xml:space="preserve">three </w:t>
      </w:r>
      <w:r w:rsidR="00A24AD6" w:rsidRPr="00D827FE">
        <w:t xml:space="preserve">biodiversity indicators </w:t>
      </w:r>
      <w:r w:rsidR="00487003">
        <w:t>were</w:t>
      </w:r>
      <w:r w:rsidR="005B3234" w:rsidRPr="00D827FE">
        <w:t xml:space="preserve"> esti</w:t>
      </w:r>
      <w:r w:rsidR="00F932F3">
        <w:t xml:space="preserve">mated at </w:t>
      </w:r>
      <w:r w:rsidR="00487003">
        <w:t>annual</w:t>
      </w:r>
      <w:r w:rsidR="00F932F3">
        <w:t xml:space="preserve"> intervals for 4</w:t>
      </w:r>
      <w:r w:rsidR="005B3234" w:rsidRPr="00D827FE">
        <w:t xml:space="preserve">0 years. </w:t>
      </w:r>
      <w:r w:rsidR="00984BF6" w:rsidRPr="00D827FE">
        <w:t xml:space="preserve">This </w:t>
      </w:r>
      <w:r w:rsidR="00487003">
        <w:t xml:space="preserve">time period </w:t>
      </w:r>
      <w:r w:rsidR="00984BF6" w:rsidRPr="00D827FE">
        <w:t>allowed each of the models to stabilise again</w:t>
      </w:r>
      <w:r w:rsidR="00487003">
        <w:t xml:space="preserve"> after the policy implementation</w:t>
      </w:r>
      <w:r w:rsidR="00984BF6" w:rsidRPr="00D827FE">
        <w:t xml:space="preserve"> (for </w:t>
      </w:r>
      <w:r w:rsidR="009D35A7" w:rsidRPr="00D827FE">
        <w:t>certain</w:t>
      </w:r>
      <w:r w:rsidR="00984BF6" w:rsidRPr="00D827FE">
        <w:t xml:space="preserve"> models</w:t>
      </w:r>
      <w:r w:rsidR="009D35A7" w:rsidRPr="00D827FE">
        <w:t>, particularly those</w:t>
      </w:r>
      <w:r w:rsidR="00984BF6" w:rsidRPr="00D827FE">
        <w:t xml:space="preserve"> with long-lived species</w:t>
      </w:r>
      <w:r w:rsidR="009D35A7" w:rsidRPr="00D827FE">
        <w:t>,</w:t>
      </w:r>
      <w:r w:rsidR="00984BF6" w:rsidRPr="00D827FE">
        <w:t xml:space="preserve"> stabilisation took some time), while remaining within a feasible time period for projection. </w:t>
      </w:r>
      <w:r w:rsidR="00F932F3">
        <w:t>The</w:t>
      </w:r>
      <w:r w:rsidR="009D35A7" w:rsidRPr="00D827FE">
        <w:t xml:space="preserve"> models </w:t>
      </w:r>
      <w:r w:rsidR="00C86299" w:rsidRPr="00D827FE">
        <w:t xml:space="preserve">were focussed purely on the two hypothetical policies, and </w:t>
      </w:r>
      <w:r w:rsidR="0029622A" w:rsidRPr="00D827FE">
        <w:t>assumed stasis in</w:t>
      </w:r>
      <w:r w:rsidR="00984BF6" w:rsidRPr="00D827FE">
        <w:t xml:space="preserve"> a range of </w:t>
      </w:r>
      <w:r w:rsidR="009D35A7" w:rsidRPr="00D827FE">
        <w:t xml:space="preserve">other </w:t>
      </w:r>
      <w:r w:rsidR="00984BF6" w:rsidRPr="00D827FE">
        <w:t>factors such as</w:t>
      </w:r>
      <w:r w:rsidR="00176EDD" w:rsidRPr="00D827FE">
        <w:t xml:space="preserve"> </w:t>
      </w:r>
      <w:r w:rsidR="0029622A" w:rsidRPr="00D827FE">
        <w:t xml:space="preserve">change of </w:t>
      </w:r>
      <w:r w:rsidR="00984BF6" w:rsidRPr="00D827FE">
        <w:t xml:space="preserve">effort </w:t>
      </w:r>
      <w:r w:rsidR="00176EDD" w:rsidRPr="00D827FE">
        <w:t>in other gear types</w:t>
      </w:r>
      <w:r w:rsidR="00A70D04" w:rsidRPr="00D827FE">
        <w:t xml:space="preserve"> or </w:t>
      </w:r>
      <w:r w:rsidR="00984BF6" w:rsidRPr="00D827FE">
        <w:t xml:space="preserve">fisher behaviour, environmental change such as climate change, and </w:t>
      </w:r>
      <w:r w:rsidR="00C86299" w:rsidRPr="00D827FE">
        <w:t xml:space="preserve">assumed no </w:t>
      </w:r>
      <w:r w:rsidR="00984BF6" w:rsidRPr="00D827FE">
        <w:t>other management policies</w:t>
      </w:r>
      <w:r w:rsidR="00C86299" w:rsidRPr="00D827FE">
        <w:t xml:space="preserve"> were implemented for the duration</w:t>
      </w:r>
      <w:r w:rsidR="00984BF6" w:rsidRPr="00D827FE">
        <w:t>.</w:t>
      </w:r>
    </w:p>
    <w:p w14:paraId="53B3AD15" w14:textId="77777777" w:rsidR="00C472F9" w:rsidRDefault="00C472F9" w:rsidP="00924432"/>
    <w:p w14:paraId="11160DAB" w14:textId="44549C98" w:rsidR="00C472F9" w:rsidRPr="00C472F9" w:rsidRDefault="00C472F9" w:rsidP="00C472F9">
      <w:pPr>
        <w:rPr>
          <w:lang w:val="en-US"/>
        </w:rPr>
      </w:pPr>
      <w:r w:rsidRPr="00C472F9">
        <w:rPr>
          <w:lang w:val="en-US"/>
        </w:rPr>
        <w:t xml:space="preserve">Halting trawling amounts to a reduction of between ¼ and 1/6 in the fishing fleet. </w:t>
      </w:r>
      <w:r w:rsidR="003E1904">
        <w:rPr>
          <w:lang w:val="en-US"/>
        </w:rPr>
        <w:t>This amounts to a redu</w:t>
      </w:r>
      <w:r w:rsidR="00A0308C">
        <w:rPr>
          <w:lang w:val="en-US"/>
        </w:rPr>
        <w:t xml:space="preserve">ction in </w:t>
      </w:r>
      <w:r w:rsidR="003E1904">
        <w:rPr>
          <w:lang w:val="en-US"/>
        </w:rPr>
        <w:t xml:space="preserve">total </w:t>
      </w:r>
      <w:bookmarkStart w:id="6" w:name="_GoBack"/>
      <w:bookmarkEnd w:id="6"/>
      <w:r w:rsidR="00A0308C">
        <w:rPr>
          <w:lang w:val="en-US"/>
        </w:rPr>
        <w:t>catch of</w:t>
      </w:r>
    </w:p>
    <w:p w14:paraId="1617154B" w14:textId="77777777" w:rsidR="00C472F9" w:rsidRPr="000B66FC" w:rsidRDefault="00C472F9" w:rsidP="000B66FC">
      <w:pPr>
        <w:pStyle w:val="ListParagraph"/>
        <w:numPr>
          <w:ilvl w:val="0"/>
          <w:numId w:val="24"/>
        </w:numPr>
        <w:rPr>
          <w:lang w:val="en-US"/>
        </w:rPr>
      </w:pPr>
      <w:r w:rsidRPr="000B66FC">
        <w:rPr>
          <w:lang w:val="en-US"/>
        </w:rPr>
        <w:t>Nth Adriatic: 42% reduction</w:t>
      </w:r>
    </w:p>
    <w:p w14:paraId="0E988C41" w14:textId="77777777" w:rsidR="00C472F9" w:rsidRPr="000B66FC" w:rsidRDefault="00C472F9" w:rsidP="000B66FC">
      <w:pPr>
        <w:pStyle w:val="ListParagraph"/>
        <w:numPr>
          <w:ilvl w:val="0"/>
          <w:numId w:val="24"/>
        </w:numPr>
        <w:rPr>
          <w:lang w:val="en-US"/>
        </w:rPr>
      </w:pPr>
      <w:r w:rsidRPr="000B66FC">
        <w:rPr>
          <w:lang w:val="en-US"/>
        </w:rPr>
        <w:t>Nth Sea: 22%</w:t>
      </w:r>
    </w:p>
    <w:p w14:paraId="0D496153" w14:textId="77777777" w:rsidR="00C472F9" w:rsidRPr="000B66FC" w:rsidRDefault="00C472F9" w:rsidP="000B66FC">
      <w:pPr>
        <w:pStyle w:val="ListParagraph"/>
        <w:numPr>
          <w:ilvl w:val="0"/>
          <w:numId w:val="24"/>
        </w:numPr>
        <w:rPr>
          <w:lang w:val="en-US"/>
        </w:rPr>
      </w:pPr>
      <w:r w:rsidRPr="000B66FC">
        <w:rPr>
          <w:lang w:val="en-US"/>
        </w:rPr>
        <w:t>Aleutians: 27%</w:t>
      </w:r>
    </w:p>
    <w:p w14:paraId="53275A1C" w14:textId="77777777" w:rsidR="00C472F9" w:rsidRPr="000B66FC" w:rsidRDefault="00C472F9" w:rsidP="000B66FC">
      <w:pPr>
        <w:pStyle w:val="ListParagraph"/>
        <w:numPr>
          <w:ilvl w:val="0"/>
          <w:numId w:val="24"/>
        </w:numPr>
        <w:rPr>
          <w:lang w:val="en-US"/>
        </w:rPr>
      </w:pPr>
      <w:r w:rsidRPr="000B66FC">
        <w:rPr>
          <w:lang w:val="en-US"/>
        </w:rPr>
        <w:lastRenderedPageBreak/>
        <w:t>Gulf California: 10%</w:t>
      </w:r>
    </w:p>
    <w:p w14:paraId="2F03DEB0" w14:textId="77777777" w:rsidR="00C472F9" w:rsidRPr="00D827FE" w:rsidRDefault="00C472F9" w:rsidP="00924432"/>
    <w:p w14:paraId="1877479E" w14:textId="77777777" w:rsidR="003A503F" w:rsidRPr="00D827FE" w:rsidRDefault="003A503F" w:rsidP="00924432"/>
    <w:p w14:paraId="4DD6D675" w14:textId="3FDDD824" w:rsidR="0020169D" w:rsidRDefault="0020169D" w:rsidP="00924432">
      <w:pPr>
        <w:pStyle w:val="Heading3"/>
        <w:rPr>
          <w:i/>
        </w:rPr>
      </w:pPr>
      <w:r>
        <w:rPr>
          <w:i/>
        </w:rPr>
        <w:t>Compiling species lists</w:t>
      </w:r>
    </w:p>
    <w:p w14:paraId="4F287166" w14:textId="7A7DEA87" w:rsidR="005678D2" w:rsidRPr="005678D2" w:rsidRDefault="007C332F" w:rsidP="00924432">
      <w:r>
        <w:t xml:space="preserve">For each model, </w:t>
      </w:r>
      <w:r w:rsidR="005678D2">
        <w:t xml:space="preserve">we compiled lists of species captured by the model functional groups. </w:t>
      </w:r>
      <w:r w:rsidR="005678D2" w:rsidRPr="005678D2">
        <w:t xml:space="preserve">Lists were compiled between Nov 2015 and </w:t>
      </w:r>
      <w:r w:rsidR="006A64AF">
        <w:t>July</w:t>
      </w:r>
      <w:r w:rsidR="005678D2" w:rsidRPr="005678D2">
        <w:t xml:space="preserve"> 201</w:t>
      </w:r>
      <w:r w:rsidR="006A64AF">
        <w:t>7</w:t>
      </w:r>
      <w:r w:rsidR="005678D2" w:rsidRPr="005678D2">
        <w:t>. Despite the systematic efforts, many species will have been omitted, mostly invertebrates, which have been less fully assessed.</w:t>
      </w:r>
    </w:p>
    <w:p w14:paraId="5D93240E" w14:textId="77777777" w:rsidR="005678D2" w:rsidRPr="005678D2" w:rsidRDefault="005678D2" w:rsidP="00924432"/>
    <w:p w14:paraId="50937D68" w14:textId="2696A99C" w:rsidR="005678D2" w:rsidRPr="005678D2" w:rsidRDefault="006A64AF" w:rsidP="00924432">
      <w:r>
        <w:t xml:space="preserve">First, we collated the names of all </w:t>
      </w:r>
      <w:r w:rsidR="005678D2" w:rsidRPr="005678D2">
        <w:t>species named in the documentation for each model, e.g. for the North Sea, from the text and table 14.6 in {Mackinson, 2007 #2755}</w:t>
      </w:r>
      <w:r w:rsidR="00023E15">
        <w:t>, or from supplementary material (</w:t>
      </w:r>
      <w:r w:rsidR="00382B18">
        <w:t xml:space="preserve">Barausse) – these documents are listed in </w:t>
      </w:r>
      <w:r w:rsidR="00382B18" w:rsidRPr="00382B18">
        <w:rPr>
          <w:highlight w:val="yellow"/>
        </w:rPr>
        <w:t>Table X</w:t>
      </w:r>
      <w:r w:rsidR="005678D2" w:rsidRPr="005678D2">
        <w:t>. Some functional groups comprised a single species (or a stage of a single species), while many others were multiple species, some of which were named specifically (thus included), others were at the genus level (the IUCN RL was searched for those species). Only species will full species names, or readily identified by common name, were included from text and tables in the model documentation. Taxa identified to the genus level only, and not easily identified (particularly in larger functional groups) were excluded.</w:t>
      </w:r>
      <w:r w:rsidR="001A0DE6">
        <w:t xml:space="preserve"> </w:t>
      </w:r>
      <w:r w:rsidR="005678D2" w:rsidRPr="005678D2">
        <w:t>We recorded whether species were listed in LPI, RL index or Fishbase, and collate all relevant data (e.g. IUCN status, generation time, link to Fishbase if applicable etc).</w:t>
      </w:r>
    </w:p>
    <w:p w14:paraId="453EE3B6" w14:textId="77777777" w:rsidR="005678D2" w:rsidRPr="005678D2" w:rsidRDefault="005678D2" w:rsidP="00924432">
      <w:r w:rsidRPr="005678D2">
        <w:t xml:space="preserve"> </w:t>
      </w:r>
    </w:p>
    <w:p w14:paraId="3693B8AD" w14:textId="4B7D04C4" w:rsidR="005678D2" w:rsidRDefault="004B4BE1" w:rsidP="00924432">
      <w:r>
        <w:t>However, t</w:t>
      </w:r>
      <w:r w:rsidR="005678D2" w:rsidRPr="005678D2">
        <w:t>he named species per modelled functional group is not a comprehensive list of species the functional group might represent, but only the main species</w:t>
      </w:r>
      <w:r w:rsidR="00902416">
        <w:t>; several species may be missin</w:t>
      </w:r>
      <w:r w:rsidR="005566E4">
        <w:t>g</w:t>
      </w:r>
      <w:r w:rsidR="00902416">
        <w:t xml:space="preserve"> from species lists, or captured by genus only, for the lower functional groups in particular (e.g. invertebrates)</w:t>
      </w:r>
      <w:r w:rsidR="005678D2" w:rsidRPr="005678D2">
        <w:t xml:space="preserve">. </w:t>
      </w:r>
      <w:r w:rsidR="00B20292">
        <w:t>We sought to capture these species to make a fuller list, which meant extrapolating out, by making</w:t>
      </w:r>
      <w:r w:rsidR="005678D2" w:rsidRPr="005678D2">
        <w:t xml:space="preserve"> assumptions about unnamed species within each functional group, and whether they are captured effectively by the modelled output. In particular rare species, or odd ones that have little biomass, may not match well.</w:t>
      </w:r>
      <w:r w:rsidR="000260B3">
        <w:t xml:space="preserve"> </w:t>
      </w:r>
      <w:r w:rsidR="005678D2" w:rsidRPr="005678D2">
        <w:t>The matching of species to functional groups was done by HG, checked by EN (and the modellers, e.g. Mackinson? We may then ask model authors to cross check these, which may then mean they should be co-authors).</w:t>
      </w:r>
      <w:r w:rsidR="00C0046B">
        <w:t xml:space="preserve"> </w:t>
      </w:r>
      <w:r w:rsidR="005678D2" w:rsidRPr="005678D2">
        <w:t xml:space="preserve">We extracted all RL, RLI and LPI species from the LMEs where models </w:t>
      </w:r>
      <w:r w:rsidR="00CE7EAD">
        <w:t>were</w:t>
      </w:r>
      <w:r w:rsidR="005678D2" w:rsidRPr="005678D2">
        <w:t xml:space="preserve"> situated (date).</w:t>
      </w:r>
      <w:r w:rsidR="00FA7FAF">
        <w:t xml:space="preserve"> </w:t>
      </w:r>
      <w:r w:rsidR="005678D2" w:rsidRPr="005678D2">
        <w:t xml:space="preserve">Each of the species not already linked with a functional group </w:t>
      </w:r>
      <w:r w:rsidR="00FA7FAF">
        <w:t>was</w:t>
      </w:r>
      <w:r w:rsidR="005678D2" w:rsidRPr="005678D2">
        <w:t xml:space="preserve"> allocated a </w:t>
      </w:r>
      <w:r w:rsidR="00A10999">
        <w:t xml:space="preserve">functional </w:t>
      </w:r>
      <w:r w:rsidR="005678D2" w:rsidRPr="005678D2">
        <w:t>group, where appropriate, or not allocated a group at all, if not adequately represented in the model.</w:t>
      </w:r>
      <w:r w:rsidR="004A7F10">
        <w:t xml:space="preserve"> </w:t>
      </w:r>
    </w:p>
    <w:p w14:paraId="7B035FBE" w14:textId="77777777" w:rsidR="004A7F10" w:rsidRDefault="004A7F10" w:rsidP="00924432"/>
    <w:p w14:paraId="697A721F" w14:textId="31F489E9" w:rsidR="005678D2" w:rsidRPr="005678D2" w:rsidRDefault="00270C7B" w:rsidP="00924432">
      <w:r>
        <w:t>To devel</w:t>
      </w:r>
      <w:r w:rsidR="00D73D02">
        <w:t>op our long-list of species, w</w:t>
      </w:r>
      <w:r w:rsidR="004A7F10">
        <w:t>e extracted species found within the modelled areas from the following databases:</w:t>
      </w:r>
    </w:p>
    <w:p w14:paraId="5407F508" w14:textId="77777777" w:rsidR="000F41A8" w:rsidRPr="000F41A8" w:rsidRDefault="005678D2" w:rsidP="00924432">
      <w:pPr>
        <w:pStyle w:val="ListParagraph"/>
        <w:numPr>
          <w:ilvl w:val="0"/>
          <w:numId w:val="20"/>
        </w:numPr>
        <w:rPr>
          <w:i/>
        </w:rPr>
      </w:pPr>
      <w:r w:rsidRPr="004A7F10">
        <w:rPr>
          <w:i/>
        </w:rPr>
        <w:t>Living Planet index:</w:t>
      </w:r>
      <w:r w:rsidR="004A7F10">
        <w:rPr>
          <w:i/>
        </w:rPr>
        <w:t xml:space="preserve"> </w:t>
      </w:r>
      <w:r w:rsidRPr="005678D2">
        <w:t xml:space="preserve">Extract all species listed by the LPI that occur within the </w:t>
      </w:r>
      <w:r w:rsidR="00E42C47">
        <w:t>appropriate modelled area</w:t>
      </w:r>
      <w:r w:rsidRPr="005678D2">
        <w:t xml:space="preserve"> using the excel master </w:t>
      </w:r>
      <w:r w:rsidRPr="00F935AA">
        <w:rPr>
          <w:highlight w:val="yellow"/>
        </w:rPr>
        <w:t>spreadshe</w:t>
      </w:r>
      <w:r w:rsidR="004A7F10" w:rsidRPr="00F935AA">
        <w:rPr>
          <w:highlight w:val="yellow"/>
        </w:rPr>
        <w:t>et</w:t>
      </w:r>
      <w:r w:rsidR="004A7F10">
        <w:t xml:space="preserve"> (filtering data by location)</w:t>
      </w:r>
    </w:p>
    <w:p w14:paraId="05248692" w14:textId="525FA366" w:rsidR="005678D2" w:rsidRPr="002553F1" w:rsidRDefault="005678D2" w:rsidP="00924432">
      <w:pPr>
        <w:pStyle w:val="ListParagraph"/>
        <w:numPr>
          <w:ilvl w:val="0"/>
          <w:numId w:val="20"/>
        </w:numPr>
        <w:rPr>
          <w:i/>
        </w:rPr>
      </w:pPr>
      <w:r w:rsidRPr="000F41A8">
        <w:rPr>
          <w:i/>
        </w:rPr>
        <w:t xml:space="preserve">Red list </w:t>
      </w:r>
      <w:commentRangeStart w:id="7"/>
      <w:r w:rsidRPr="000F41A8">
        <w:rPr>
          <w:i/>
        </w:rPr>
        <w:t>index</w:t>
      </w:r>
      <w:commentRangeEnd w:id="7"/>
      <w:r w:rsidR="00C5002B">
        <w:rPr>
          <w:rStyle w:val="CommentReference"/>
        </w:rPr>
        <w:commentReference w:id="7"/>
      </w:r>
      <w:r w:rsidR="000F41A8">
        <w:rPr>
          <w:i/>
        </w:rPr>
        <w:t>:</w:t>
      </w:r>
      <w:r w:rsidR="000F41A8">
        <w:t xml:space="preserve"> </w:t>
      </w:r>
      <w:r w:rsidRPr="005678D2">
        <w:t>Advanced search for all species listed to occur in the appropriate FAO marine region (i.e. Eastern Central Pacific for the North Adriatic Sea - the narrowest search term available by location), by taxonomic group (e.g. seabirds, mammals, skates &amp; rays, bony fish etc).</w:t>
      </w:r>
    </w:p>
    <w:p w14:paraId="49D45BCF" w14:textId="77777777" w:rsidR="00C17434" w:rsidRPr="00C17434" w:rsidRDefault="00F16747" w:rsidP="00924432">
      <w:pPr>
        <w:pStyle w:val="ListParagraph"/>
        <w:numPr>
          <w:ilvl w:val="0"/>
          <w:numId w:val="20"/>
        </w:numPr>
        <w:rPr>
          <w:i/>
        </w:rPr>
      </w:pPr>
      <w:r>
        <w:rPr>
          <w:i/>
        </w:rPr>
        <w:lastRenderedPageBreak/>
        <w:t xml:space="preserve">Lists of species in </w:t>
      </w:r>
      <w:r w:rsidR="002553F1">
        <w:rPr>
          <w:i/>
        </w:rPr>
        <w:t>FAO marine areas (via locations)</w:t>
      </w:r>
      <w:r w:rsidR="00C17434">
        <w:rPr>
          <w:i/>
        </w:rPr>
        <w:t xml:space="preserve">: </w:t>
      </w:r>
      <w:r w:rsidR="005678D2" w:rsidRPr="005678D2">
        <w:t xml:space="preserve">Assess whether each species occurs within the appropriate LME (i.e. the North Sea etc) using range maps provided. </w:t>
      </w:r>
    </w:p>
    <w:p w14:paraId="1BEA4BAF" w14:textId="0505495F" w:rsidR="006E09AB" w:rsidRPr="006E09AB" w:rsidRDefault="005678D2" w:rsidP="00924432">
      <w:pPr>
        <w:pStyle w:val="ListParagraph"/>
        <w:numPr>
          <w:ilvl w:val="0"/>
          <w:numId w:val="20"/>
        </w:numPr>
        <w:rPr>
          <w:i/>
        </w:rPr>
      </w:pPr>
      <w:commentRangeStart w:id="8"/>
      <w:r w:rsidRPr="00C17434">
        <w:rPr>
          <w:i/>
        </w:rPr>
        <w:t>Fishbase</w:t>
      </w:r>
      <w:commentRangeEnd w:id="8"/>
      <w:r w:rsidR="000C0B8C">
        <w:rPr>
          <w:rStyle w:val="CommentReference"/>
        </w:rPr>
        <w:commentReference w:id="8"/>
      </w:r>
      <w:r w:rsidR="00C17434">
        <w:rPr>
          <w:b/>
        </w:rPr>
        <w:t>:</w:t>
      </w:r>
      <w:r w:rsidR="00C17434">
        <w:rPr>
          <w:i/>
        </w:rPr>
        <w:t xml:space="preserve">  </w:t>
      </w:r>
      <w:r w:rsidRPr="005678D2">
        <w:t xml:space="preserve">Identifying additional species that occur in each region that </w:t>
      </w:r>
      <w:r w:rsidR="000C0B8C">
        <w:t xml:space="preserve">may not be listed by LPI or RL, through </w:t>
      </w:r>
      <w:r w:rsidRPr="005678D2">
        <w:t>Advanced Search for all spe</w:t>
      </w:r>
      <w:r w:rsidR="00C73D31">
        <w:t xml:space="preserve">cies listed to occur in the LME </w:t>
      </w:r>
      <w:r w:rsidRPr="005678D2">
        <w:t>(where a model does not encompass an entire LME – e.g. North Adriatic Sea making up part of the Mediterranean LME – range maps are again used to determine if the species occurs within the area of interest).</w:t>
      </w:r>
    </w:p>
    <w:p w14:paraId="78C4701C" w14:textId="439CD54D" w:rsidR="00442C29" w:rsidRPr="00521271" w:rsidRDefault="005678D2" w:rsidP="00924432">
      <w:pPr>
        <w:pStyle w:val="ListParagraph"/>
        <w:numPr>
          <w:ilvl w:val="0"/>
          <w:numId w:val="20"/>
        </w:numPr>
        <w:rPr>
          <w:i/>
        </w:rPr>
      </w:pPr>
      <w:r w:rsidRPr="006E09AB">
        <w:rPr>
          <w:i/>
        </w:rPr>
        <w:t>The sea around us/</w:t>
      </w:r>
      <w:commentRangeStart w:id="9"/>
      <w:r w:rsidRPr="006E09AB">
        <w:rPr>
          <w:i/>
        </w:rPr>
        <w:t>Sealifebase</w:t>
      </w:r>
      <w:commentRangeEnd w:id="9"/>
      <w:r w:rsidR="000C0B8C">
        <w:rPr>
          <w:rStyle w:val="CommentReference"/>
        </w:rPr>
        <w:commentReference w:id="9"/>
      </w:r>
      <w:r w:rsidRPr="006E09AB">
        <w:rPr>
          <w:i/>
        </w:rPr>
        <w:t>:</w:t>
      </w:r>
      <w:r w:rsidR="005959D4">
        <w:rPr>
          <w:i/>
        </w:rPr>
        <w:t xml:space="preserve"> </w:t>
      </w:r>
      <w:r w:rsidRPr="005678D2">
        <w:t>Identifying additional invertebrate species that occur in each regio</w:t>
      </w:r>
      <w:r w:rsidR="007F2CAD">
        <w:t xml:space="preserve">n that may not be listed by RL; </w:t>
      </w:r>
      <w:r w:rsidRPr="005678D2">
        <w:t>Advanced search for all species listed to occur in LME.</w:t>
      </w:r>
    </w:p>
    <w:p w14:paraId="3D631A01" w14:textId="77777777" w:rsidR="00521271" w:rsidRDefault="00521271" w:rsidP="00924432">
      <w:pPr>
        <w:rPr>
          <w:i/>
        </w:rPr>
      </w:pPr>
    </w:p>
    <w:p w14:paraId="50EFEF1C" w14:textId="0B420390" w:rsidR="007B2547" w:rsidRDefault="007B2547" w:rsidP="00924432">
      <w:r>
        <w:t>We used only change in adult biomass when a species was found across multiple func</w:t>
      </w:r>
      <w:r w:rsidR="008444A7">
        <w:t xml:space="preserve">tional groups (e.g. Stellar Sea </w:t>
      </w:r>
      <w:r>
        <w:t xml:space="preserve">Iions in Aleutians, or some fish species </w:t>
      </w:r>
      <w:r w:rsidR="00C46C9C">
        <w:t>e.g. Pollock in Aleutians</w:t>
      </w:r>
      <w:r>
        <w:t>)</w:t>
      </w:r>
      <w:r w:rsidR="008444A7">
        <w:t xml:space="preserve">. </w:t>
      </w:r>
      <w:r w:rsidR="00DF08A7">
        <w:t>Only species names used</w:t>
      </w:r>
      <w:r w:rsidR="00322FAC">
        <w:t>, not to subspecies</w:t>
      </w:r>
      <w:r w:rsidR="00DF08A7">
        <w:t>.</w:t>
      </w:r>
    </w:p>
    <w:p w14:paraId="18F20AC9" w14:textId="09B07A1A" w:rsidR="00521271" w:rsidRPr="00521271" w:rsidRDefault="00521271" w:rsidP="00924432">
      <w:r>
        <w:t>The result was a series of spreadsheets of species per model, with information on data sources, whether included in the LPI or RLI, and whether named in the model documentation, generation length, and current IUCN Red List status and criteria under which it is listed.</w:t>
      </w:r>
    </w:p>
    <w:p w14:paraId="1C072DDE" w14:textId="5A776C3F" w:rsidR="00BF7564" w:rsidRDefault="00BF7564" w:rsidP="00924432">
      <w:pPr>
        <w:pStyle w:val="Heading3"/>
        <w:rPr>
          <w:i/>
        </w:rPr>
      </w:pPr>
      <w:r w:rsidRPr="007B0B0F">
        <w:rPr>
          <w:i/>
        </w:rPr>
        <w:t>Calculation of indicators</w:t>
      </w:r>
    </w:p>
    <w:p w14:paraId="7ADBC0E3" w14:textId="456274CC" w:rsidR="00994111" w:rsidRDefault="00994111" w:rsidP="00924432">
      <w:r>
        <w:t xml:space="preserve">For each indicator, </w:t>
      </w:r>
      <w:r w:rsidR="00C5506A">
        <w:t>we calculated several versions, based on</w:t>
      </w:r>
      <w:r w:rsidR="004834F2">
        <w:t>:</w:t>
      </w:r>
      <w:r w:rsidR="00C5506A">
        <w:t xml:space="preserve"> 1) </w:t>
      </w:r>
      <w:r w:rsidR="00CB1C3D">
        <w:t xml:space="preserve">those species that typically make up the input data for the indicator; and 2) </w:t>
      </w:r>
      <w:r w:rsidR="00C5506A">
        <w:t xml:space="preserve">the </w:t>
      </w:r>
      <w:r w:rsidR="00CB1C3D">
        <w:t>longer compiled</w:t>
      </w:r>
      <w:r w:rsidR="00C5506A">
        <w:t xml:space="preserve"> list of species available (</w:t>
      </w:r>
      <w:r w:rsidR="001D5266">
        <w:t xml:space="preserve">which acted as </w:t>
      </w:r>
      <w:r w:rsidR="00C5506A">
        <w:t>‘truth’</w:t>
      </w:r>
      <w:r w:rsidR="00A33154">
        <w:t>, or at least, closer to the truth</w:t>
      </w:r>
      <w:r w:rsidR="00CB1C3D">
        <w:t xml:space="preserve">), which was between </w:t>
      </w:r>
      <w:r w:rsidR="00CB1C3D" w:rsidRPr="007F4C61">
        <w:rPr>
          <w:highlight w:val="yellow"/>
        </w:rPr>
        <w:t>50% to 100%</w:t>
      </w:r>
      <w:r w:rsidR="00CB1C3D">
        <w:t xml:space="preserve"> longer</w:t>
      </w:r>
      <w:r w:rsidR="007F4C61">
        <w:t xml:space="preserve"> that the typical indicator list</w:t>
      </w:r>
      <w:r w:rsidR="003D5542">
        <w:t xml:space="preserve"> (see </w:t>
      </w:r>
      <w:r w:rsidR="003D5542" w:rsidRPr="005401CD">
        <w:rPr>
          <w:highlight w:val="yellow"/>
        </w:rPr>
        <w:t>Table X</w:t>
      </w:r>
      <w:r w:rsidR="003D5542">
        <w:t>)</w:t>
      </w:r>
      <w:r w:rsidR="00215069">
        <w:t>.</w:t>
      </w:r>
      <w:r w:rsidR="004834F2">
        <w:t xml:space="preserve"> </w:t>
      </w:r>
      <w:r w:rsidR="001A73FA">
        <w:t>In effect, d</w:t>
      </w:r>
      <w:r w:rsidR="005C3C68">
        <w:t>iffering subsets of the long list of species</w:t>
      </w:r>
      <w:r w:rsidR="001A73FA">
        <w:t xml:space="preserve"> were</w:t>
      </w:r>
      <w:r w:rsidR="005C3C68">
        <w:t xml:space="preserve"> sa</w:t>
      </w:r>
      <w:r w:rsidR="00B62206">
        <w:t xml:space="preserve">mpled by each of the indicators in each scenario, </w:t>
      </w:r>
      <w:r w:rsidR="00F81933">
        <w:t>also differentially sampling the</w:t>
      </w:r>
      <w:r w:rsidR="00B62206">
        <w:t xml:space="preserve"> functional group</w:t>
      </w:r>
      <w:r w:rsidR="00F81933">
        <w:t>s</w:t>
      </w:r>
      <w:r w:rsidR="00B62206">
        <w:t>.</w:t>
      </w:r>
      <w:r w:rsidR="00AF57E8">
        <w:t xml:space="preserve"> As an additional indicators we also compared outputs with trends in biomass in different functional groups or species.</w:t>
      </w:r>
      <w:r w:rsidR="00CA12B5">
        <w:t xml:space="preserve"> We included uncertainty in the indicator values, largely through bootstrapping (see details below), though other approaches could be </w:t>
      </w:r>
      <w:r w:rsidR="0086674D">
        <w:t>applied</w:t>
      </w:r>
      <w:r w:rsidR="00CA12B5">
        <w:t xml:space="preserve"> </w:t>
      </w:r>
      <w:r w:rsidR="0086674D">
        <w:t>{Soldaat, 2017 #3854}</w:t>
      </w:r>
      <w:r w:rsidR="00CA12B5">
        <w:t>.</w:t>
      </w:r>
    </w:p>
    <w:p w14:paraId="26C53FC5" w14:textId="77777777" w:rsidR="00C5506A" w:rsidRPr="00994111" w:rsidRDefault="00C5506A" w:rsidP="00924432"/>
    <w:p w14:paraId="3303273B" w14:textId="50224970" w:rsidR="00A53338" w:rsidRPr="007B0B0F" w:rsidRDefault="00A53338" w:rsidP="00924432">
      <w:pPr>
        <w:pStyle w:val="Heading3"/>
        <w:rPr>
          <w:i/>
        </w:rPr>
      </w:pPr>
      <w:commentRangeStart w:id="10"/>
      <w:r w:rsidRPr="007B0B0F">
        <w:rPr>
          <w:i/>
        </w:rPr>
        <w:t xml:space="preserve">Marine trophic index </w:t>
      </w:r>
      <w:r w:rsidR="00EC4975" w:rsidRPr="007B0B0F">
        <w:rPr>
          <w:i/>
        </w:rPr>
        <w:t>(</w:t>
      </w:r>
      <w:r w:rsidR="000E0653" w:rsidRPr="007B0B0F">
        <w:rPr>
          <w:i/>
        </w:rPr>
        <w:t>MTI</w:t>
      </w:r>
      <w:commentRangeEnd w:id="10"/>
      <w:r w:rsidR="00562996" w:rsidRPr="007B0B0F">
        <w:rPr>
          <w:rStyle w:val="CommentReference"/>
          <w:rFonts w:eastAsiaTheme="minorEastAsia" w:cstheme="minorBidi"/>
          <w:b w:val="0"/>
          <w:bCs w:val="0"/>
          <w:i/>
          <w:sz w:val="24"/>
          <w:szCs w:val="24"/>
        </w:rPr>
        <w:commentReference w:id="10"/>
      </w:r>
      <w:r w:rsidR="00EC4975" w:rsidRPr="007B0B0F">
        <w:rPr>
          <w:i/>
        </w:rPr>
        <w:t>)</w:t>
      </w:r>
    </w:p>
    <w:p w14:paraId="1B04CA11" w14:textId="77777777" w:rsidR="002D5C9A" w:rsidRPr="00D827FE" w:rsidRDefault="002D5C9A" w:rsidP="00924432">
      <w:r w:rsidRPr="00D827FE">
        <w:t xml:space="preserve">The MTI in a given year is a function of the </w:t>
      </w:r>
      <w:r w:rsidR="00592FA9" w:rsidRPr="00D827FE">
        <w:t xml:space="preserve">landed </w:t>
      </w:r>
      <w:r w:rsidRPr="00D827FE">
        <w:t>biomass</w:t>
      </w:r>
      <w:r w:rsidR="00592FA9" w:rsidRPr="00D827FE">
        <w:t xml:space="preserve">, </w:t>
      </w:r>
      <w:r w:rsidR="00592FA9" w:rsidRPr="00D827FE">
        <w:rPr>
          <w:i/>
        </w:rPr>
        <w:t>Y</w:t>
      </w:r>
      <w:r w:rsidR="00592FA9" w:rsidRPr="00D827FE">
        <w:t>,</w:t>
      </w:r>
      <w:r w:rsidRPr="00D827FE">
        <w:t xml:space="preserve"> and the trophic level</w:t>
      </w:r>
      <w:r w:rsidR="00592FA9" w:rsidRPr="00D827FE">
        <w:t xml:space="preserve">, </w:t>
      </w:r>
      <w:r w:rsidR="00592FA9" w:rsidRPr="00D827FE">
        <w:rPr>
          <w:i/>
        </w:rPr>
        <w:t>TL</w:t>
      </w:r>
      <w:r w:rsidR="00592FA9" w:rsidRPr="00D827FE">
        <w:t>,</w:t>
      </w:r>
      <w:r w:rsidRPr="00D827FE">
        <w:t xml:space="preserve"> of landed groups or species </w:t>
      </w:r>
      <w:r w:rsidRPr="00D827FE">
        <w:rPr>
          <w:i/>
        </w:rPr>
        <w:t>i</w:t>
      </w:r>
      <w:r w:rsidR="00BC5EF6" w:rsidRPr="00D827FE">
        <w:t xml:space="preserve"> </w:t>
      </w:r>
      <w:r w:rsidR="00C44DE9" w:rsidRPr="00D827FE">
        <w:fldChar w:fldCharType="begin"/>
      </w:r>
      <w:r w:rsidR="003F3C8F" w:rsidRPr="00D827FE">
        <w:instrText xml:space="preserve"> ADDIN EN.CITE &lt;EndNote&gt;&lt;Cite&gt;&lt;Author&gt;Pauly&lt;/Author&gt;&lt;Year&gt;2005&lt;/Year&gt;&lt;RecNum&gt;2597&lt;/RecNum&gt;&lt;DisplayText&gt;(Pauly &amp;amp; Watson 2005)&lt;/DisplayText&gt;&lt;record&gt;&lt;rec-number&gt;2597&lt;/rec-number&gt;&lt;foreign-keys&gt;&lt;key app="EN" db-id="0afwtsxxhe50rce2r5b5wzddxe9z92f9pvvv"&gt;2597&lt;/key&gt;&lt;/foreign-keys&gt;&lt;ref-type name="Journal Article"&gt;17&lt;/ref-type&gt;&lt;contributors&gt;&lt;authors&gt;&lt;author&gt;Daniel Pauly&lt;/author&gt;&lt;author&gt;Reg Watson&lt;/author&gt;&lt;/authors&gt;&lt;/contributors&gt;&lt;auth-address&gt;Sea Around Us Project, Fisheries Centre, University of British Columbia, 2259 Lower Mall,&amp;#xD;Vancouver, BC, Canada V6T 1Z4&lt;/auth-address&gt;&lt;titles&gt;&lt;title&gt;Background and interpretation of the ‘Marine Trophic Index’ as a measure of biodiversity&lt;/title&gt;&lt;secondary-title&gt;Philisophical Transcations of the Royal Society B&lt;/secondary-title&gt;&lt;/titles&gt;&lt;periodical&gt;&lt;full-title&gt;Philisophical Transcations of the Royal Society B&lt;/full-title&gt;&lt;/periodical&gt;&lt;pages&gt; 415–423&lt;/pages&gt;&lt;volume&gt;360&lt;/volume&gt;&lt;keywords&gt;&lt;keyword&gt;food webs&lt;/keyword&gt;&lt;keyword&gt;trophic level&lt;/keyword&gt;&lt;keyword&gt;overfishing&lt;/keyword&gt;&lt;keyword&gt;ecosystem impact&lt;/keyword&gt;&lt;keyword&gt;predatory fishes&lt;/keyword&gt;&lt;/keywords&gt;&lt;dates&gt;&lt;year&gt;2005&lt;/year&gt;&lt;/dates&gt;&lt;label&gt;ej &amp;amp; hc-uk&lt;/label&gt;&lt;urls&gt;&lt;/urls&gt;&lt;/record&gt;&lt;/Cite&gt;&lt;/EndNote&gt;</w:instrText>
      </w:r>
      <w:r w:rsidR="00C44DE9" w:rsidRPr="00D827FE">
        <w:fldChar w:fldCharType="separate"/>
      </w:r>
      <w:r w:rsidR="003F3C8F" w:rsidRPr="00D827FE">
        <w:rPr>
          <w:noProof/>
        </w:rPr>
        <w:t>(</w:t>
      </w:r>
      <w:hyperlink w:anchor="_ENREF_24" w:tooltip="Pauly, 2005 #2597" w:history="1">
        <w:r w:rsidR="003B16F6" w:rsidRPr="00D827FE">
          <w:rPr>
            <w:noProof/>
          </w:rPr>
          <w:t>Pauly &amp; Watson 2005</w:t>
        </w:r>
      </w:hyperlink>
      <w:r w:rsidR="003F3C8F" w:rsidRPr="00D827FE">
        <w:rPr>
          <w:noProof/>
        </w:rPr>
        <w:t>)</w:t>
      </w:r>
      <w:r w:rsidR="00C44DE9" w:rsidRPr="00D827FE">
        <w:fldChar w:fldCharType="end"/>
      </w:r>
      <w:r w:rsidR="00BC5EF6" w:rsidRPr="00D827FE">
        <w:t>:</w:t>
      </w:r>
    </w:p>
    <w:p w14:paraId="21C8BA88" w14:textId="77777777" w:rsidR="002D5C9A" w:rsidRPr="00D827FE" w:rsidRDefault="002D5C9A" w:rsidP="00924432">
      <w:r w:rsidRPr="00D827FE">
        <w:tab/>
      </w:r>
      <w:r w:rsidRPr="00D827FE">
        <w:br/>
      </w:r>
      <m:oMathPara>
        <m:oMathParaPr>
          <m:jc m:val="left"/>
        </m:oMathParaPr>
        <m:oMath>
          <m:r>
            <w:rPr>
              <w:rFonts w:ascii="Cambria Math" w:hAnsi="Cambria Math"/>
            </w:rPr>
            <m:t>MTI=</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TL</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num>
            <m:den>
              <m:nary>
                <m:naryPr>
                  <m:chr m:val="∑"/>
                  <m:limLoc m:val="subSup"/>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Y</m:t>
                      </m:r>
                    </m:e>
                    <m:sub>
                      <m:r>
                        <w:rPr>
                          <w:rFonts w:ascii="Cambria Math" w:hAnsi="Cambria Math"/>
                        </w:rPr>
                        <m:t>i</m:t>
                      </m:r>
                    </m:sub>
                  </m:sSub>
                </m:e>
              </m:nary>
            </m:den>
          </m:f>
        </m:oMath>
      </m:oMathPara>
    </w:p>
    <w:p w14:paraId="2CA8AA68" w14:textId="77777777" w:rsidR="002D5C9A" w:rsidRPr="00D827FE" w:rsidRDefault="002D5C9A" w:rsidP="00924432">
      <w:r w:rsidRPr="00D827FE">
        <w:t xml:space="preserve"> </w:t>
      </w:r>
    </w:p>
    <w:p w14:paraId="38055DBC" w14:textId="77777777" w:rsidR="00E73F25" w:rsidRDefault="007C7694" w:rsidP="00924432">
      <w:r>
        <w:t>Ideally this indicator</w:t>
      </w:r>
      <w:r w:rsidR="006A3FA4" w:rsidRPr="00D827FE">
        <w:t xml:space="preserve"> should include all catch, </w:t>
      </w:r>
      <w:r>
        <w:t>i.e.</w:t>
      </w:r>
      <w:r w:rsidR="006A3FA4" w:rsidRPr="00D827FE">
        <w:t xml:space="preserve"> landings and discards</w:t>
      </w:r>
      <w:r w:rsidR="00740B4E" w:rsidRPr="00D827FE">
        <w:t>, rather than just landings</w:t>
      </w:r>
      <w:r w:rsidR="004D5E57" w:rsidRPr="00D827FE">
        <w:t xml:space="preserve"> </w:t>
      </w:r>
      <w:r w:rsidR="00C44DE9" w:rsidRPr="00D827FE">
        <w:fldChar w:fldCharType="begin"/>
      </w:r>
      <w:r w:rsidR="003F3C8F" w:rsidRPr="00D827FE">
        <w:instrText xml:space="preserve"> ADDIN EN.CITE &lt;EndNote&gt;&lt;Cite&gt;&lt;Author&gt;Pauly&lt;/Author&gt;&lt;Year&gt;2005&lt;/Year&gt;&lt;RecNum&gt;2597&lt;/RecNum&gt;&lt;DisplayText&gt;(Pauly &amp;amp; Watson 2005)&lt;/DisplayText&gt;&lt;record&gt;&lt;rec-number&gt;2597&lt;/rec-number&gt;&lt;foreign-keys&gt;&lt;key app="EN" db-id="0afwtsxxhe50rce2r5b5wzddxe9z92f9pvvv"&gt;2597&lt;/key&gt;&lt;/foreign-keys&gt;&lt;ref-type name="Journal Article"&gt;17&lt;/ref-type&gt;&lt;contributors&gt;&lt;authors&gt;&lt;author&gt;Daniel Pauly&lt;/author&gt;&lt;author&gt;Reg Watson&lt;/author&gt;&lt;/authors&gt;&lt;/contributors&gt;&lt;auth-address&gt;Sea Around Us Project, Fisheries Centre, University of British Columbia, 2259 Lower Mall,&amp;#xD;Vancouver, BC, Canada V6T 1Z4&lt;/auth-address&gt;&lt;titles&gt;&lt;title&gt;Background and interpretation of the ‘Marine Trophic Index’ as a measure of biodiversity&lt;/title&gt;&lt;secondary-title&gt;Philisophical Transcations of the Royal Society B&lt;/secondary-title&gt;&lt;/titles&gt;&lt;periodical&gt;&lt;full-title&gt;Philisophical Transcations of the Royal Society B&lt;/full-title&gt;&lt;/periodical&gt;&lt;pages&gt; 415–423&lt;/pages&gt;&lt;volume&gt;360&lt;/volume&gt;&lt;keywords&gt;&lt;keyword&gt;food webs&lt;/keyword&gt;&lt;keyword&gt;trophic level&lt;/keyword&gt;&lt;keyword&gt;overfishing&lt;/keyword&gt;&lt;keyword&gt;ecosystem impact&lt;/keyword&gt;&lt;keyword&gt;predatory fishes&lt;/keyword&gt;&lt;/keywords&gt;&lt;dates&gt;&lt;year&gt;2005&lt;/year&gt;&lt;/dates&gt;&lt;label&gt;ej &amp;amp; hc-uk&lt;/label&gt;&lt;urls&gt;&lt;/urls&gt;&lt;/record&gt;&lt;/Cite&gt;&lt;/EndNote&gt;</w:instrText>
      </w:r>
      <w:r w:rsidR="00C44DE9" w:rsidRPr="00D827FE">
        <w:fldChar w:fldCharType="separate"/>
      </w:r>
      <w:r w:rsidR="003F3C8F" w:rsidRPr="00D827FE">
        <w:rPr>
          <w:noProof/>
        </w:rPr>
        <w:t>(</w:t>
      </w:r>
      <w:hyperlink w:anchor="_ENREF_24" w:tooltip="Pauly, 2005 #2597" w:history="1">
        <w:r w:rsidR="003B16F6" w:rsidRPr="00D827FE">
          <w:rPr>
            <w:noProof/>
          </w:rPr>
          <w:t>Pauly &amp; Watson 2005</w:t>
        </w:r>
      </w:hyperlink>
      <w:r w:rsidR="003F3C8F" w:rsidRPr="00D827FE">
        <w:rPr>
          <w:noProof/>
        </w:rPr>
        <w:t>)</w:t>
      </w:r>
      <w:r w:rsidR="00C44DE9" w:rsidRPr="00D827FE">
        <w:fldChar w:fldCharType="end"/>
      </w:r>
      <w:r w:rsidR="00AE003B">
        <w:t xml:space="preserve">, </w:t>
      </w:r>
      <w:r w:rsidR="00CA2D27">
        <w:t>to</w:t>
      </w:r>
      <w:r w:rsidR="00AE003B">
        <w:t xml:space="preserve"> better represent the trophic level of the ecosystem</w:t>
      </w:r>
      <w:r w:rsidR="006A3FA4" w:rsidRPr="00D827FE">
        <w:t xml:space="preserve">. </w:t>
      </w:r>
      <w:r w:rsidR="000E0653" w:rsidRPr="00D827FE">
        <w:t>We calculate</w:t>
      </w:r>
      <w:r w:rsidR="0098244E" w:rsidRPr="00D827FE">
        <w:t>d</w:t>
      </w:r>
      <w:r w:rsidR="000E0653" w:rsidRPr="00D827FE">
        <w:t xml:space="preserve"> multiple MTIs based on model outputs</w:t>
      </w:r>
      <w:r w:rsidR="00671F59" w:rsidRPr="00D827FE">
        <w:t xml:space="preserve">; in all cases </w:t>
      </w:r>
      <w:r w:rsidR="0098244E" w:rsidRPr="00D827FE">
        <w:t>trophic level</w:t>
      </w:r>
      <w:r w:rsidR="0053222A" w:rsidRPr="00D827FE">
        <w:t>s</w:t>
      </w:r>
      <w:r w:rsidR="0098244E" w:rsidRPr="00D827FE">
        <w:t xml:space="preserve"> (</w:t>
      </w:r>
      <w:r w:rsidR="00671F59" w:rsidRPr="00D827FE">
        <w:t>TLs</w:t>
      </w:r>
      <w:r w:rsidR="0098244E" w:rsidRPr="00D827FE">
        <w:t>)</w:t>
      </w:r>
      <w:r w:rsidR="00671F59" w:rsidRPr="00D827FE">
        <w:t xml:space="preserve"> </w:t>
      </w:r>
      <w:r w:rsidR="0098244E" w:rsidRPr="00D827FE">
        <w:t xml:space="preserve">were </w:t>
      </w:r>
      <w:r w:rsidR="00671F59" w:rsidRPr="00D827FE">
        <w:t xml:space="preserve">those calculated within the </w:t>
      </w:r>
      <w:r w:rsidR="002B73E8" w:rsidRPr="00D827FE">
        <w:t xml:space="preserve">Ecopath </w:t>
      </w:r>
      <w:r w:rsidR="00671F59" w:rsidRPr="00D827FE">
        <w:t>model for the given year</w:t>
      </w:r>
      <w:r w:rsidR="0053222A" w:rsidRPr="00D827FE">
        <w:t xml:space="preserve">.  </w:t>
      </w:r>
    </w:p>
    <w:p w14:paraId="45688B79" w14:textId="77777777" w:rsidR="002443DD" w:rsidRDefault="002443DD" w:rsidP="00924432"/>
    <w:p w14:paraId="0A187F25" w14:textId="77777777" w:rsidR="00943C32" w:rsidRDefault="002443DD" w:rsidP="00924432">
      <w:r>
        <w:t xml:space="preserve">In this analysis, we used only modelled outputs, and did not use </w:t>
      </w:r>
      <w:r w:rsidR="00D51C96">
        <w:t xml:space="preserve">any </w:t>
      </w:r>
      <w:r>
        <w:t>empirical data</w:t>
      </w:r>
      <w:r w:rsidR="00D51C96">
        <w:t xml:space="preserve"> or lists of species currently used in the MTI</w:t>
      </w:r>
      <w:r>
        <w:t xml:space="preserve"> (unlike the other two </w:t>
      </w:r>
      <w:r w:rsidR="00AF09EE">
        <w:lastRenderedPageBreak/>
        <w:t>indicators</w:t>
      </w:r>
      <w:r>
        <w:t xml:space="preserve">). </w:t>
      </w:r>
      <w:r w:rsidR="0053222A" w:rsidRPr="00D827FE">
        <w:t xml:space="preserve">Using </w:t>
      </w:r>
      <w:r w:rsidR="009A3C7C">
        <w:t xml:space="preserve">modelled </w:t>
      </w:r>
      <w:r w:rsidR="0053222A" w:rsidRPr="00D827FE">
        <w:t xml:space="preserve">biomass outputs, </w:t>
      </w:r>
      <w:r w:rsidR="009A3C7C">
        <w:t>w</w:t>
      </w:r>
      <w:r w:rsidR="009A3C7C" w:rsidRPr="00D827FE">
        <w:t xml:space="preserve">e generated </w:t>
      </w:r>
      <w:r w:rsidR="00EE260E">
        <w:t xml:space="preserve">four </w:t>
      </w:r>
      <w:r w:rsidR="00965885">
        <w:t>indices</w:t>
      </w:r>
      <w:r w:rsidR="003A67D8">
        <w:t>. We calculated</w:t>
      </w:r>
      <w:r w:rsidR="00EE260E">
        <w:t xml:space="preserve"> </w:t>
      </w:r>
      <w:r w:rsidR="009A3C7C" w:rsidRPr="00D827FE">
        <w:t>two measures of MTI</w:t>
      </w:r>
      <w:r w:rsidR="009A3C7C">
        <w:t xml:space="preserve"> based on typical data</w:t>
      </w:r>
      <w:r w:rsidR="001C3408">
        <w:t xml:space="preserve">: </w:t>
      </w:r>
    </w:p>
    <w:p w14:paraId="07F74E35" w14:textId="77777777" w:rsidR="00104202" w:rsidRDefault="001C3408" w:rsidP="00924432">
      <w:r>
        <w:t>(1)</w:t>
      </w:r>
      <w:r w:rsidR="009A3C7C" w:rsidRPr="00D827FE">
        <w:t xml:space="preserve"> a landings-based measure (MTI-L), which included only </w:t>
      </w:r>
      <w:r w:rsidR="009A3C7C">
        <w:t>species</w:t>
      </w:r>
      <w:r>
        <w:t xml:space="preserve"> that were landed;</w:t>
      </w:r>
      <w:r w:rsidR="009A3C7C" w:rsidRPr="00D827FE">
        <w:t xml:space="preserve"> and </w:t>
      </w:r>
    </w:p>
    <w:p w14:paraId="0AC27E19" w14:textId="77777777" w:rsidR="00104202" w:rsidRDefault="001C3408" w:rsidP="00924432">
      <w:r>
        <w:t xml:space="preserve">(2) </w:t>
      </w:r>
      <w:r w:rsidR="009A3C7C" w:rsidRPr="00D827FE">
        <w:t xml:space="preserve">a catch-based measure (MTI-C), where discards are included. </w:t>
      </w:r>
      <w:r w:rsidR="00BF582F">
        <w:t>W</w:t>
      </w:r>
      <w:r w:rsidR="0053222A" w:rsidRPr="00D827FE">
        <w:t xml:space="preserve">e generated two </w:t>
      </w:r>
      <w:r w:rsidR="000A7F62">
        <w:t>MTI indicators which represent a</w:t>
      </w:r>
      <w:r w:rsidR="0053222A" w:rsidRPr="00D827FE">
        <w:t xml:space="preserve"> </w:t>
      </w:r>
      <w:r w:rsidR="005E1D20">
        <w:t>‘true’ response</w:t>
      </w:r>
      <w:r w:rsidR="0053222A" w:rsidRPr="00D827FE">
        <w:t xml:space="preserve"> with which to compare</w:t>
      </w:r>
      <w:r w:rsidR="007F4ABB" w:rsidRPr="00D827FE">
        <w:t xml:space="preserve"> our policy impacts:</w:t>
      </w:r>
      <w:r w:rsidR="000A7F62">
        <w:t xml:space="preserve"> </w:t>
      </w:r>
    </w:p>
    <w:p w14:paraId="6F381B4C" w14:textId="77777777" w:rsidR="00104202" w:rsidRDefault="00232C84" w:rsidP="00924432">
      <w:r>
        <w:t xml:space="preserve">(3) </w:t>
      </w:r>
      <w:r w:rsidR="007F4ABB" w:rsidRPr="00D827FE">
        <w:t>I</w:t>
      </w:r>
      <w:r w:rsidR="00555B0B" w:rsidRPr="00D827FE">
        <w:t xml:space="preserve">ncluding all functional groups </w:t>
      </w:r>
      <w:r w:rsidR="00011A50">
        <w:t>(</w:t>
      </w:r>
      <w:r w:rsidR="00555B0B" w:rsidRPr="00D827FE">
        <w:t xml:space="preserve">and </w:t>
      </w:r>
      <w:r w:rsidR="00C41FAA">
        <w:t xml:space="preserve">thus </w:t>
      </w:r>
      <w:r w:rsidR="00555B0B" w:rsidRPr="00D827FE">
        <w:t>species</w:t>
      </w:r>
      <w:r w:rsidR="00011A50">
        <w:t>)</w:t>
      </w:r>
      <w:r w:rsidR="00555B0B" w:rsidRPr="00D827FE">
        <w:t xml:space="preserve"> from the model</w:t>
      </w:r>
      <w:r w:rsidR="00051D4B" w:rsidRPr="00D827FE">
        <w:t xml:space="preserve"> above a given TL (see below)</w:t>
      </w:r>
      <w:r w:rsidR="00EA278D" w:rsidRPr="00D827FE">
        <w:t>, MTI-B</w:t>
      </w:r>
      <w:r w:rsidR="00051D4B" w:rsidRPr="00D827FE">
        <w:t xml:space="preserve">; </w:t>
      </w:r>
      <w:r>
        <w:t xml:space="preserve">and </w:t>
      </w:r>
    </w:p>
    <w:p w14:paraId="741C3B93" w14:textId="567C1E35" w:rsidR="00A53338" w:rsidRPr="00D827FE" w:rsidRDefault="00232C84" w:rsidP="00924432">
      <w:r>
        <w:t xml:space="preserve">(4) </w:t>
      </w:r>
      <w:r w:rsidR="00C05310" w:rsidRPr="00D827FE">
        <w:t>I</w:t>
      </w:r>
      <w:r w:rsidR="00051D4B" w:rsidRPr="00D827FE">
        <w:t>ncluding all biomass of landed species</w:t>
      </w:r>
      <w:r w:rsidR="00796CC3" w:rsidRPr="00D827FE">
        <w:t>, MTI-B</w:t>
      </w:r>
      <w:r w:rsidR="00796CC3" w:rsidRPr="00232C84">
        <w:rPr>
          <w:vertAlign w:val="subscript"/>
        </w:rPr>
        <w:t>L</w:t>
      </w:r>
      <w:r w:rsidR="00051D4B" w:rsidRPr="00D827FE">
        <w:t xml:space="preserve"> (as opposed </w:t>
      </w:r>
      <w:r w:rsidR="00980811" w:rsidRPr="00D827FE">
        <w:t>to</w:t>
      </w:r>
      <w:r w:rsidR="00051D4B" w:rsidRPr="00D827FE">
        <w:t xml:space="preserve"> land</w:t>
      </w:r>
      <w:r w:rsidR="00327299" w:rsidRPr="00D827FE">
        <w:t>ed biomass</w:t>
      </w:r>
      <w:r w:rsidR="00051D4B" w:rsidRPr="00D827FE">
        <w:t>)</w:t>
      </w:r>
      <w:r w:rsidR="00555B0B" w:rsidRPr="00D827FE">
        <w:t>.</w:t>
      </w:r>
    </w:p>
    <w:p w14:paraId="546D8528" w14:textId="77777777" w:rsidR="00B722DE" w:rsidRDefault="00B722DE" w:rsidP="00924432"/>
    <w:p w14:paraId="2C8A9922" w14:textId="062C79BE" w:rsidR="00437B80" w:rsidRPr="00D827FE" w:rsidRDefault="009759DA" w:rsidP="00924432">
      <w:r>
        <w:t xml:space="preserve">Each of the four </w:t>
      </w:r>
      <w:r w:rsidR="00A53338" w:rsidRPr="00D827FE">
        <w:t>MTI</w:t>
      </w:r>
      <w:r w:rsidR="008C4487" w:rsidRPr="00D827FE">
        <w:t>s</w:t>
      </w:r>
      <w:r w:rsidR="00A53338" w:rsidRPr="00D827FE">
        <w:t xml:space="preserve"> </w:t>
      </w:r>
      <w:r w:rsidR="0053222A" w:rsidRPr="00D827FE">
        <w:t>we</w:t>
      </w:r>
      <w:r w:rsidR="008C4487" w:rsidRPr="00D827FE">
        <w:t>re</w:t>
      </w:r>
      <w:r w:rsidR="00A53338" w:rsidRPr="00D827FE">
        <w:t xml:space="preserve"> calculated </w:t>
      </w:r>
      <w:r w:rsidR="00017FAD">
        <w:t>using two thresholds for trophic levels included</w:t>
      </w:r>
      <w:r w:rsidR="00A53338" w:rsidRPr="00D827FE">
        <w:t xml:space="preserve">: </w:t>
      </w:r>
    </w:p>
    <w:p w14:paraId="5C216B51" w14:textId="5C5E51D4" w:rsidR="00437B80" w:rsidRPr="00D827FE" w:rsidRDefault="0053222A" w:rsidP="00924432">
      <w:pPr>
        <w:pStyle w:val="ListParagraph"/>
        <w:numPr>
          <w:ilvl w:val="0"/>
          <w:numId w:val="13"/>
        </w:numPr>
      </w:pPr>
      <w:r w:rsidRPr="00D827FE">
        <w:t>I</w:t>
      </w:r>
      <w:r w:rsidR="00A53338" w:rsidRPr="00D827FE">
        <w:t xml:space="preserve">ncluding functional groups </w:t>
      </w:r>
      <w:commentRangeStart w:id="11"/>
      <w:commentRangeStart w:id="12"/>
      <w:r w:rsidR="00A53338" w:rsidRPr="00D827FE">
        <w:t xml:space="preserve">with </w:t>
      </w:r>
      <w:commentRangeEnd w:id="11"/>
      <w:r w:rsidR="000F3166" w:rsidRPr="00D827FE">
        <w:rPr>
          <w:rStyle w:val="CommentReference"/>
          <w:sz w:val="24"/>
          <w:szCs w:val="24"/>
        </w:rPr>
        <w:commentReference w:id="11"/>
      </w:r>
      <w:r w:rsidR="00A53338" w:rsidRPr="00D827FE">
        <w:t>TL≥2</w:t>
      </w:r>
      <w:commentRangeEnd w:id="12"/>
      <w:r w:rsidR="00217129" w:rsidRPr="00D827FE">
        <w:rPr>
          <w:rStyle w:val="CommentReference"/>
          <w:sz w:val="24"/>
          <w:szCs w:val="24"/>
        </w:rPr>
        <w:commentReference w:id="12"/>
      </w:r>
      <w:r w:rsidR="00A53338" w:rsidRPr="00D827FE">
        <w:t>, cited as the current C</w:t>
      </w:r>
      <w:r w:rsidR="00F20E81" w:rsidRPr="00D827FE">
        <w:t xml:space="preserve">BD version </w:t>
      </w:r>
      <w:r w:rsidR="00C44DE9" w:rsidRPr="00D827FE">
        <w:fldChar w:fldCharType="begin"/>
      </w:r>
      <w:r w:rsidR="003F3C8F" w:rsidRPr="00D827FE">
        <w:instrText xml:space="preserve"> ADDIN EN.CITE &lt;EndNote&gt;&lt;Cite&gt;&lt;Author&gt;Pauly&lt;/Author&gt;&lt;Year&gt;2005&lt;/Year&gt;&lt;RecNum&gt;2597&lt;/RecNum&gt;&lt;DisplayText&gt;(Pauly &amp;amp; Watson 2005)&lt;/DisplayText&gt;&lt;record&gt;&lt;rec-number&gt;2597&lt;/rec-number&gt;&lt;foreign-keys&gt;&lt;key app="EN" db-id="0afwtsxxhe50rce2r5b5wzddxe9z92f9pvvv"&gt;2597&lt;/key&gt;&lt;/foreign-keys&gt;&lt;ref-type name="Journal Article"&gt;17&lt;/ref-type&gt;&lt;contributors&gt;&lt;authors&gt;&lt;author&gt;Daniel Pauly&lt;/author&gt;&lt;author&gt;Reg Watson&lt;/author&gt;&lt;/authors&gt;&lt;/contributors&gt;&lt;auth-address&gt;Sea Around Us Project, Fisheries Centre, University of British Columbia, 2259 Lower Mall,&amp;#xD;Vancouver, BC, Canada V6T 1Z4&lt;/auth-address&gt;&lt;titles&gt;&lt;title&gt;Background and interpretation of the ‘Marine Trophic Index’ as a measure of biodiversity&lt;/title&gt;&lt;secondary-title&gt;Philisophical Transcations of the Royal Society B&lt;/secondary-title&gt;&lt;/titles&gt;&lt;periodical&gt;&lt;full-title&gt;Philisophical Transcations of the Royal Society B&lt;/full-title&gt;&lt;/periodical&gt;&lt;pages&gt; 415–423&lt;/pages&gt;&lt;volume&gt;360&lt;/volume&gt;&lt;keywords&gt;&lt;keyword&gt;food webs&lt;/keyword&gt;&lt;keyword&gt;trophic level&lt;/keyword&gt;&lt;keyword&gt;overfishing&lt;/keyword&gt;&lt;keyword&gt;ecosystem impact&lt;/keyword&gt;&lt;keyword&gt;predatory fishes&lt;/keyword&gt;&lt;/keywords&gt;&lt;dates&gt;&lt;year&gt;2005&lt;/year&gt;&lt;/dates&gt;&lt;label&gt;ej &amp;amp; hc-uk&lt;/label&gt;&lt;urls&gt;&lt;/urls&gt;&lt;/record&gt;&lt;/Cite&gt;&lt;/EndNote&gt;</w:instrText>
      </w:r>
      <w:r w:rsidR="00C44DE9" w:rsidRPr="00D827FE">
        <w:fldChar w:fldCharType="separate"/>
      </w:r>
      <w:r w:rsidR="003F3C8F" w:rsidRPr="00D827FE">
        <w:rPr>
          <w:noProof/>
        </w:rPr>
        <w:t>(</w:t>
      </w:r>
      <w:hyperlink w:anchor="_ENREF_24" w:tooltip="Pauly, 2005 #2597" w:history="1">
        <w:r w:rsidR="003B16F6" w:rsidRPr="00D827FE">
          <w:rPr>
            <w:noProof/>
          </w:rPr>
          <w:t>Pauly &amp; Watson 2005</w:t>
        </w:r>
      </w:hyperlink>
      <w:r w:rsidR="003F3C8F" w:rsidRPr="00D827FE">
        <w:rPr>
          <w:noProof/>
        </w:rPr>
        <w:t>)</w:t>
      </w:r>
      <w:r w:rsidR="00C44DE9" w:rsidRPr="00D827FE">
        <w:fldChar w:fldCharType="end"/>
      </w:r>
      <w:r w:rsidR="003D240A" w:rsidRPr="00D827FE">
        <w:t>;</w:t>
      </w:r>
    </w:p>
    <w:p w14:paraId="091EE496" w14:textId="60180E2F" w:rsidR="00A53338" w:rsidRPr="00D827FE" w:rsidRDefault="0053222A" w:rsidP="00924432">
      <w:pPr>
        <w:pStyle w:val="ListParagraph"/>
        <w:numPr>
          <w:ilvl w:val="0"/>
          <w:numId w:val="13"/>
        </w:numPr>
      </w:pPr>
      <w:r w:rsidRPr="00D827FE">
        <w:t>I</w:t>
      </w:r>
      <w:r w:rsidR="00A53338" w:rsidRPr="00D827FE">
        <w:t xml:space="preserve">ncluding </w:t>
      </w:r>
      <w:r w:rsidRPr="00D827FE">
        <w:t xml:space="preserve">functional groups </w:t>
      </w:r>
      <w:r w:rsidR="00A53338" w:rsidRPr="00D827FE">
        <w:t xml:space="preserve">with TL≥3.25, as recommended by Pauly &amp; Watson </w:t>
      </w:r>
      <w:r w:rsidR="00C44DE9" w:rsidRPr="00D827FE">
        <w:fldChar w:fldCharType="begin"/>
      </w:r>
      <w:r w:rsidR="003F3C8F" w:rsidRPr="00D827FE">
        <w:instrText xml:space="preserve"> ADDIN EN.CITE &lt;EndNote&gt;&lt;Cite ExcludeAuth="1"&gt;&lt;Year&gt;2005&lt;/Year&gt;&lt;RecNum&gt;2597&lt;/RecNum&gt;&lt;DisplayText&gt;(2005)&lt;/DisplayText&gt;&lt;record&gt;&lt;rec-number&gt;2597&lt;/rec-number&gt;&lt;foreign-keys&gt;&lt;key app="EN" db-id="0afwtsxxhe50rce2r5b5wzddxe9z92f9pvvv"&gt;2597&lt;/key&gt;&lt;/foreign-keys&gt;&lt;ref-type name="Journal Article"&gt;17&lt;/ref-type&gt;&lt;contributors&gt;&lt;authors&gt;&lt;author&gt;Daniel Pauly&lt;/author&gt;&lt;author&gt;Reg Watson&lt;/author&gt;&lt;/authors&gt;&lt;/contributors&gt;&lt;auth-address&gt;Sea Around Us Project, Fisheries Centre, University of British Columbia, 2259 Lower Mall,&amp;#xD;Vancouver, BC, Canada V6T 1Z4&lt;/auth-address&gt;&lt;titles&gt;&lt;title&gt;Background and interpretation of the ‘Marine Trophic Index’ as a measure of biodiversity&lt;/title&gt;&lt;secondary-title&gt;Philisophical Transcations of the Royal Society B&lt;/secondary-title&gt;&lt;/titles&gt;&lt;periodical&gt;&lt;full-title&gt;Philisophical Transcations of the Royal Society B&lt;/full-title&gt;&lt;/periodical&gt;&lt;pages&gt; 415–423&lt;/pages&gt;&lt;volume&gt;360&lt;/volume&gt;&lt;keywords&gt;&lt;keyword&gt;food webs&lt;/keyword&gt;&lt;keyword&gt;trophic level&lt;/keyword&gt;&lt;keyword&gt;overfishing&lt;/keyword&gt;&lt;keyword&gt;ecosystem impact&lt;/keyword&gt;&lt;keyword&gt;predatory fishes&lt;/keyword&gt;&lt;/keywords&gt;&lt;dates&gt;&lt;year&gt;2005&lt;/year&gt;&lt;/dates&gt;&lt;label&gt;ej &amp;amp; hc-uk&lt;/label&gt;&lt;urls&gt;&lt;/urls&gt;&lt;/record&gt;&lt;/Cite&gt;&lt;/EndNote&gt;</w:instrText>
      </w:r>
      <w:r w:rsidR="00C44DE9" w:rsidRPr="00D827FE">
        <w:fldChar w:fldCharType="separate"/>
      </w:r>
      <w:r w:rsidR="003F3C8F" w:rsidRPr="00D827FE">
        <w:rPr>
          <w:noProof/>
        </w:rPr>
        <w:t>(</w:t>
      </w:r>
      <w:hyperlink w:anchor="_ENREF_24" w:tooltip="Pauly, 2005 #2597" w:history="1">
        <w:r w:rsidR="003B16F6" w:rsidRPr="00D827FE">
          <w:rPr>
            <w:noProof/>
          </w:rPr>
          <w:t>2005</w:t>
        </w:r>
      </w:hyperlink>
      <w:r w:rsidR="003F3C8F" w:rsidRPr="00D827FE">
        <w:rPr>
          <w:noProof/>
        </w:rPr>
        <w:t>)</w:t>
      </w:r>
      <w:r w:rsidR="00C44DE9" w:rsidRPr="00D827FE">
        <w:fldChar w:fldCharType="end"/>
      </w:r>
      <w:r w:rsidR="00A53338" w:rsidRPr="00D827FE">
        <w:t xml:space="preserve">. </w:t>
      </w:r>
    </w:p>
    <w:p w14:paraId="01340006" w14:textId="77777777" w:rsidR="002F5328" w:rsidRPr="00D827FE" w:rsidRDefault="002F5328" w:rsidP="00924432">
      <w:pPr>
        <w:ind w:left="66"/>
      </w:pPr>
    </w:p>
    <w:p w14:paraId="42F19C21" w14:textId="24121A73" w:rsidR="003132BA" w:rsidRPr="00D827FE" w:rsidRDefault="00631CCA" w:rsidP="00924432">
      <w:pPr>
        <w:ind w:left="66"/>
        <w:rPr>
          <w:color w:val="FF0000"/>
        </w:rPr>
      </w:pPr>
      <w:r w:rsidRPr="00D827FE">
        <w:t>In order to check our pre-</w:t>
      </w:r>
      <w:r w:rsidR="00BC0E97" w:rsidRPr="00D827FE">
        <w:t xml:space="preserve">policy </w:t>
      </w:r>
      <w:r w:rsidRPr="00D827FE">
        <w:t>implementation levels</w:t>
      </w:r>
      <w:r w:rsidR="00BC0E97" w:rsidRPr="00D827FE">
        <w:t xml:space="preserve"> for each of the models</w:t>
      </w:r>
      <w:r w:rsidRPr="00D827FE">
        <w:t xml:space="preserve">, we </w:t>
      </w:r>
      <w:r w:rsidR="00A53338" w:rsidRPr="00D827FE">
        <w:t>compare</w:t>
      </w:r>
      <w:r w:rsidRPr="00D827FE">
        <w:t>d</w:t>
      </w:r>
      <w:r w:rsidR="00A53338" w:rsidRPr="00D827FE">
        <w:t xml:space="preserve"> the MTI </w:t>
      </w:r>
      <w:r w:rsidRPr="00D827FE">
        <w:t xml:space="preserve">value for each </w:t>
      </w:r>
      <w:r w:rsidR="00A53338" w:rsidRPr="00D827FE">
        <w:t xml:space="preserve">LME </w:t>
      </w:r>
      <w:r w:rsidRPr="00D827FE">
        <w:t xml:space="preserve">with those calculated by </w:t>
      </w:r>
      <w:r w:rsidR="00A53338" w:rsidRPr="00D827FE">
        <w:t>the Sea Around Us project (</w:t>
      </w:r>
      <w:hyperlink r:id="rId10" w:history="1">
        <w:r w:rsidR="00A53338" w:rsidRPr="00D827FE">
          <w:rPr>
            <w:rStyle w:val="Hyperlink"/>
          </w:rPr>
          <w:t>http://www.seaaroundus.org/</w:t>
        </w:r>
      </w:hyperlink>
      <w:r w:rsidRPr="001436E1">
        <w:rPr>
          <w:rStyle w:val="Hyperlink"/>
          <w:color w:val="auto"/>
          <w:u w:val="none"/>
        </w:rPr>
        <w:t xml:space="preserve">; see </w:t>
      </w:r>
      <w:commentRangeStart w:id="13"/>
      <w:r w:rsidRPr="001436E1">
        <w:rPr>
          <w:rStyle w:val="Hyperlink"/>
          <w:color w:val="auto"/>
          <w:u w:val="none"/>
        </w:rPr>
        <w:t>appendix</w:t>
      </w:r>
      <w:commentRangeEnd w:id="13"/>
      <w:r w:rsidR="0070022B">
        <w:rPr>
          <w:rStyle w:val="CommentReference"/>
        </w:rPr>
        <w:commentReference w:id="13"/>
      </w:r>
      <w:r w:rsidRPr="001436E1">
        <w:rPr>
          <w:rStyle w:val="Hyperlink"/>
          <w:color w:val="auto"/>
          <w:u w:val="none"/>
        </w:rPr>
        <w:t xml:space="preserve"> </w:t>
      </w:r>
      <w:commentRangeStart w:id="14"/>
      <w:r w:rsidRPr="001436E1">
        <w:rPr>
          <w:rStyle w:val="Hyperlink"/>
          <w:color w:val="auto"/>
          <w:u w:val="none"/>
        </w:rPr>
        <w:t>Table X</w:t>
      </w:r>
      <w:commentRangeEnd w:id="14"/>
      <w:r w:rsidRPr="001436E1">
        <w:rPr>
          <w:rStyle w:val="CommentReference"/>
          <w:sz w:val="24"/>
          <w:szCs w:val="24"/>
        </w:rPr>
        <w:commentReference w:id="14"/>
      </w:r>
      <w:r w:rsidR="00A53338" w:rsidRPr="00D827FE">
        <w:t>)</w:t>
      </w:r>
      <w:r w:rsidR="002F5328" w:rsidRPr="00D827FE">
        <w:t>.</w:t>
      </w:r>
      <w:r w:rsidR="003132BA" w:rsidRPr="00D827FE">
        <w:rPr>
          <w:color w:val="FF0000"/>
        </w:rPr>
        <w:t xml:space="preserve"> </w:t>
      </w:r>
    </w:p>
    <w:p w14:paraId="49FF6F70" w14:textId="77777777" w:rsidR="002F5328" w:rsidRPr="00D827FE" w:rsidRDefault="002F5328" w:rsidP="00924432"/>
    <w:p w14:paraId="6762EBA2" w14:textId="279F5BD9" w:rsidR="002B2168" w:rsidRDefault="002B2168" w:rsidP="00924432">
      <w:pPr>
        <w:ind w:left="66"/>
      </w:pPr>
      <w:r w:rsidRPr="00D827FE">
        <w:t xml:space="preserve">We </w:t>
      </w:r>
      <w:r w:rsidR="00BC0E97" w:rsidRPr="00D827FE">
        <w:t xml:space="preserve">calculated proportional </w:t>
      </w:r>
      <w:r w:rsidRPr="00D827FE">
        <w:t xml:space="preserve">change </w:t>
      </w:r>
      <w:r w:rsidR="00BC0E97" w:rsidRPr="00D827FE">
        <w:t xml:space="preserve">in MTI </w:t>
      </w:r>
      <w:r w:rsidRPr="00D827FE">
        <w:t xml:space="preserve">from current levels </w:t>
      </w:r>
      <w:r w:rsidR="00BD5155" w:rsidRPr="00D827FE">
        <w:t>after a 20-</w:t>
      </w:r>
      <w:r w:rsidR="00BC0E97" w:rsidRPr="00D827FE">
        <w:t>year run in time for each</w:t>
      </w:r>
      <w:r w:rsidRPr="00D827FE">
        <w:t xml:space="preserve"> policy</w:t>
      </w:r>
      <w:r w:rsidR="00BC0E97" w:rsidRPr="00D827FE">
        <w:t>.</w:t>
      </w:r>
      <w:r w:rsidRPr="00D827FE">
        <w:t xml:space="preserve"> </w:t>
      </w:r>
      <w:r w:rsidR="00B03C58" w:rsidRPr="00D827FE">
        <w:t xml:space="preserve">Other studies of this nature (e.g. </w:t>
      </w:r>
      <w:r w:rsidRPr="00D827FE">
        <w:t>Branch et al</w:t>
      </w:r>
      <w:r w:rsidR="00BD5155" w:rsidRPr="00D827FE">
        <w:t>. 2010)</w:t>
      </w:r>
      <w:r w:rsidRPr="00D827FE">
        <w:t xml:space="preserve"> </w:t>
      </w:r>
      <w:r w:rsidR="00B013A1" w:rsidRPr="00D827FE">
        <w:t xml:space="preserve">have compared MTI response </w:t>
      </w:r>
      <w:r w:rsidR="00BD5155" w:rsidRPr="00D827FE">
        <w:t xml:space="preserve">standardised </w:t>
      </w:r>
      <w:r w:rsidRPr="00D827FE">
        <w:t xml:space="preserve">across the modelled systems by comparing with </w:t>
      </w:r>
      <w:r w:rsidR="00BD5155" w:rsidRPr="00D827FE">
        <w:t>zero</w:t>
      </w:r>
      <w:r w:rsidRPr="00D827FE">
        <w:t xml:space="preserve"> fishing. </w:t>
      </w:r>
      <w:r w:rsidR="004002E3">
        <w:t>In the context of this study, t</w:t>
      </w:r>
      <w:r w:rsidR="00BD5155" w:rsidRPr="00D827FE">
        <w:t xml:space="preserve">he </w:t>
      </w:r>
      <w:r w:rsidRPr="00D827FE">
        <w:t xml:space="preserve">systems </w:t>
      </w:r>
      <w:r w:rsidR="00BD5155" w:rsidRPr="00D827FE">
        <w:t xml:space="preserve">selected </w:t>
      </w:r>
      <w:r w:rsidRPr="00D827FE">
        <w:t xml:space="preserve">are mostly heavily fished, and have been in some cases for a considerable time. Therefore running the models removing fishing would take the models outside known state space, </w:t>
      </w:r>
      <w:r w:rsidR="00373A51">
        <w:t>with potential</w:t>
      </w:r>
      <w:r w:rsidRPr="00D827FE">
        <w:t xml:space="preserve"> spurious</w:t>
      </w:r>
      <w:r w:rsidR="00373A51">
        <w:t xml:space="preserve"> results</w:t>
      </w:r>
      <w:r w:rsidRPr="00D827FE">
        <w:t xml:space="preserve">. </w:t>
      </w:r>
    </w:p>
    <w:p w14:paraId="412131B5" w14:textId="77777777" w:rsidR="00705AF1" w:rsidRDefault="00705AF1" w:rsidP="00924432">
      <w:pPr>
        <w:ind w:left="66"/>
      </w:pPr>
    </w:p>
    <w:p w14:paraId="53D6DCDE" w14:textId="4C478264" w:rsidR="00705AF1" w:rsidRPr="00D827FE" w:rsidRDefault="00705AF1" w:rsidP="00924432">
      <w:pPr>
        <w:ind w:left="66"/>
      </w:pPr>
      <w:r>
        <w:t xml:space="preserve">To represent uncertainty around the estimated indices, we undertook bootstrapping, removing up to </w:t>
      </w:r>
      <w:r w:rsidRPr="00705AF1">
        <w:rPr>
          <w:highlight w:val="yellow"/>
        </w:rPr>
        <w:t>XX%</w:t>
      </w:r>
      <w:r>
        <w:t xml:space="preserve"> the biomass of each group to replicate species being </w:t>
      </w:r>
      <w:commentRangeStart w:id="15"/>
      <w:r>
        <w:t>removed</w:t>
      </w:r>
      <w:commentRangeEnd w:id="15"/>
      <w:r w:rsidR="00527ACB">
        <w:rPr>
          <w:rStyle w:val="CommentReference"/>
        </w:rPr>
        <w:commentReference w:id="15"/>
      </w:r>
      <w:r w:rsidR="009729AF">
        <w:t>/excluded from the database</w:t>
      </w:r>
      <w:r>
        <w:t>.</w:t>
      </w:r>
    </w:p>
    <w:p w14:paraId="58F69EC9" w14:textId="77777777" w:rsidR="00A53338" w:rsidRPr="00D827FE" w:rsidRDefault="00A53338" w:rsidP="00924432"/>
    <w:p w14:paraId="0836654E" w14:textId="54D75024" w:rsidR="00091EE4" w:rsidRPr="007B0B0F" w:rsidRDefault="00BC2F54" w:rsidP="00924432">
      <w:pPr>
        <w:pStyle w:val="Heading3"/>
        <w:rPr>
          <w:i/>
        </w:rPr>
      </w:pPr>
      <w:r>
        <w:rPr>
          <w:i/>
        </w:rPr>
        <w:t>Red L</w:t>
      </w:r>
      <w:r w:rsidR="00165BD2" w:rsidRPr="007B0B0F">
        <w:rPr>
          <w:i/>
        </w:rPr>
        <w:t xml:space="preserve">ist Index </w:t>
      </w:r>
      <w:r w:rsidR="00B013A1" w:rsidRPr="007B0B0F">
        <w:rPr>
          <w:i/>
        </w:rPr>
        <w:t>(</w:t>
      </w:r>
      <w:r w:rsidR="008F37B4" w:rsidRPr="007B0B0F">
        <w:rPr>
          <w:i/>
        </w:rPr>
        <w:t>RLI</w:t>
      </w:r>
      <w:r w:rsidR="00B013A1" w:rsidRPr="007B0B0F">
        <w:rPr>
          <w:i/>
        </w:rPr>
        <w:t>)</w:t>
      </w:r>
    </w:p>
    <w:p w14:paraId="12629A9C" w14:textId="7EBCCD7A" w:rsidR="00A4773C" w:rsidRPr="00D827FE" w:rsidRDefault="002430AA" w:rsidP="00924432">
      <w:pPr>
        <w:widowControl w:val="0"/>
        <w:autoSpaceDE w:val="0"/>
        <w:autoSpaceDN w:val="0"/>
        <w:adjustRightInd w:val="0"/>
        <w:spacing w:after="240"/>
        <w:rPr>
          <w:rFonts w:cs="Times"/>
          <w:lang w:val="en-US"/>
        </w:rPr>
      </w:pPr>
      <w:r w:rsidRPr="00D827FE">
        <w:t xml:space="preserve">The Red List Index is </w:t>
      </w:r>
      <w:r w:rsidR="00292CB2" w:rsidRPr="00D827FE">
        <w:t xml:space="preserve">an </w:t>
      </w:r>
      <w:r w:rsidR="007D68FB">
        <w:t>aggregated</w:t>
      </w:r>
      <w:r w:rsidR="00292CB2" w:rsidRPr="00D827FE">
        <w:t xml:space="preserve"> measure of the response</w:t>
      </w:r>
      <w:r w:rsidR="00224D84">
        <w:t xml:space="preserve"> of biodiversity to the policy scenarios</w:t>
      </w:r>
      <w:r w:rsidR="00292CB2" w:rsidRPr="00D827FE">
        <w:t>, measured by change in extinction risk</w:t>
      </w:r>
      <w:r w:rsidR="00C517C8">
        <w:t xml:space="preserve"> class</w:t>
      </w:r>
      <w:r w:rsidR="00292CB2" w:rsidRPr="00D827FE">
        <w:t xml:space="preserve"> of a group of species</w:t>
      </w:r>
      <w:r w:rsidR="00C06389" w:rsidRPr="00D827FE">
        <w:t xml:space="preserve"> over time</w:t>
      </w:r>
      <w:r w:rsidR="00292CB2" w:rsidRPr="00D827FE">
        <w:t xml:space="preserve">.  </w:t>
      </w:r>
      <w:r w:rsidR="00292CB2" w:rsidRPr="00D827FE">
        <w:rPr>
          <w:rFonts w:cs="Times"/>
          <w:lang w:val="en-US"/>
        </w:rPr>
        <w:t xml:space="preserve">It is based on the proportion of species in each category on the </w:t>
      </w:r>
      <w:r w:rsidR="00C06389" w:rsidRPr="00D827FE">
        <w:rPr>
          <w:rFonts w:cs="Times"/>
          <w:lang w:val="en-US"/>
        </w:rPr>
        <w:t xml:space="preserve">IUCN </w:t>
      </w:r>
      <w:r w:rsidR="00292CB2" w:rsidRPr="00D827FE">
        <w:rPr>
          <w:rFonts w:cs="Times"/>
          <w:lang w:val="en-US"/>
        </w:rPr>
        <w:t>Red List, and changes in this proportion over time resulting from genuine improvement or deterioration in the status of individual species</w:t>
      </w:r>
      <w:r w:rsidR="00A4773C" w:rsidRPr="00D827FE">
        <w:rPr>
          <w:rFonts w:cs="Times"/>
          <w:lang w:val="en-US"/>
        </w:rPr>
        <w:t xml:space="preserve"> (Butchart et al. 2004 PLoS Biology). We implemented the revised version of the Red List Index (Butchart et al. 2007 PLoS ONE), where the Red List Index (RLI) is defined as:</w:t>
      </w:r>
    </w:p>
    <w:p w14:paraId="7387AE5F" w14:textId="39A1A034" w:rsidR="00A4773C" w:rsidRPr="00D827FE" w:rsidRDefault="008C0180" w:rsidP="00924432">
      <w:pPr>
        <w:widowControl w:val="0"/>
        <w:autoSpaceDE w:val="0"/>
        <w:autoSpaceDN w:val="0"/>
        <w:adjustRightInd w:val="0"/>
        <w:spacing w:after="240"/>
        <w:rPr>
          <w:rFonts w:cs="Times"/>
          <w:lang w:val="en-US"/>
        </w:rPr>
      </w:pPr>
      <m:oMathPara>
        <m:oMath>
          <m:sSub>
            <m:sSubPr>
              <m:ctrlPr>
                <w:rPr>
                  <w:rFonts w:ascii="Cambria Math" w:hAnsi="Cambria Math" w:cs="Times"/>
                  <w:i/>
                  <w:lang w:val="en-US"/>
                </w:rPr>
              </m:ctrlPr>
            </m:sSubPr>
            <m:e>
              <m:r>
                <w:rPr>
                  <w:rFonts w:ascii="Cambria Math" w:hAnsi="Cambria Math" w:cs="Times"/>
                  <w:lang w:val="en-US"/>
                </w:rPr>
                <m:t>RLI</m:t>
              </m:r>
            </m:e>
            <m:sub>
              <m:r>
                <w:rPr>
                  <w:rFonts w:ascii="Cambria Math" w:hAnsi="Cambria Math" w:cs="Times"/>
                  <w:lang w:val="en-US"/>
                </w:rPr>
                <m:t>t</m:t>
              </m:r>
            </m:sub>
          </m:sSub>
          <m:r>
            <w:rPr>
              <w:rFonts w:ascii="Cambria Math" w:hAnsi="Cambria Math" w:cs="Times"/>
              <w:lang w:val="en-US"/>
            </w:rPr>
            <m:t xml:space="preserve"> =1-</m:t>
          </m:r>
          <m:f>
            <m:fPr>
              <m:ctrlPr>
                <w:rPr>
                  <w:rFonts w:ascii="Cambria Math" w:hAnsi="Cambria Math" w:cs="Times"/>
                  <w:i/>
                  <w:lang w:val="en-US"/>
                </w:rPr>
              </m:ctrlPr>
            </m:fPr>
            <m:num>
              <m:nary>
                <m:naryPr>
                  <m:chr m:val="∑"/>
                  <m:limLoc m:val="subSup"/>
                  <m:supHide m:val="1"/>
                  <m:ctrlPr>
                    <w:rPr>
                      <w:rFonts w:ascii="Cambria Math" w:hAnsi="Cambria Math" w:cs="Times"/>
                      <w:i/>
                      <w:lang w:val="en-US"/>
                    </w:rPr>
                  </m:ctrlPr>
                </m:naryPr>
                <m:sub>
                  <m:r>
                    <w:rPr>
                      <w:rFonts w:ascii="Cambria Math" w:hAnsi="Cambria Math" w:cs="Times"/>
                      <w:lang w:val="en-US"/>
                    </w:rPr>
                    <m:t>s</m:t>
                  </m:r>
                </m:sub>
                <m:sup/>
                <m:e>
                  <m:sSub>
                    <m:sSubPr>
                      <m:ctrlPr>
                        <w:rPr>
                          <w:rFonts w:ascii="Cambria Math" w:hAnsi="Cambria Math" w:cs="Times"/>
                          <w:i/>
                          <w:lang w:val="en-US"/>
                        </w:rPr>
                      </m:ctrlPr>
                    </m:sSubPr>
                    <m:e>
                      <m:r>
                        <w:rPr>
                          <w:rFonts w:ascii="Cambria Math" w:hAnsi="Cambria Math" w:cs="Times"/>
                          <w:lang w:val="en-US"/>
                        </w:rPr>
                        <m:t>W</m:t>
                      </m:r>
                    </m:e>
                    <m:sub>
                      <m:r>
                        <w:rPr>
                          <w:rFonts w:ascii="Cambria Math" w:hAnsi="Cambria Math" w:cs="Times"/>
                          <w:lang w:val="en-US"/>
                        </w:rPr>
                        <m:t>c(t,s)</m:t>
                      </m:r>
                    </m:sub>
                  </m:sSub>
                </m:e>
              </m:nary>
            </m:num>
            <m:den>
              <m:sSub>
                <m:sSubPr>
                  <m:ctrlPr>
                    <w:rPr>
                      <w:rFonts w:ascii="Cambria Math" w:hAnsi="Cambria Math" w:cs="Times"/>
                      <w:i/>
                      <w:lang w:val="en-US"/>
                    </w:rPr>
                  </m:ctrlPr>
                </m:sSubPr>
                <m:e>
                  <m:r>
                    <w:rPr>
                      <w:rFonts w:ascii="Cambria Math" w:hAnsi="Cambria Math" w:cs="Times"/>
                      <w:lang w:val="en-US"/>
                    </w:rPr>
                    <m:t>W</m:t>
                  </m:r>
                </m:e>
                <m:sub>
                  <m:r>
                    <w:rPr>
                      <w:rFonts w:ascii="Cambria Math" w:hAnsi="Cambria Math" w:cs="Times"/>
                      <w:lang w:val="en-US"/>
                    </w:rPr>
                    <m:t>EX</m:t>
                  </m:r>
                </m:sub>
              </m:sSub>
              <m:r>
                <w:rPr>
                  <w:rFonts w:ascii="Cambria Math" w:hAnsi="Cambria Math" w:cs="Times"/>
                  <w:lang w:val="en-US"/>
                </w:rPr>
                <m:t xml:space="preserve"> . N</m:t>
              </m:r>
            </m:den>
          </m:f>
        </m:oMath>
      </m:oMathPara>
    </w:p>
    <w:p w14:paraId="26010DEF" w14:textId="0B290905" w:rsidR="002430AA" w:rsidRPr="00D827FE" w:rsidRDefault="00280F22" w:rsidP="00924432">
      <w:r w:rsidRPr="00D827FE">
        <w:lastRenderedPageBreak/>
        <w:t xml:space="preserve">Where </w:t>
      </w:r>
      <w:r w:rsidRPr="00D827FE">
        <w:rPr>
          <w:i/>
        </w:rPr>
        <w:t>W</w:t>
      </w:r>
      <w:r w:rsidRPr="00D827FE">
        <w:t xml:space="preserve"> is the weight assigned to the species </w:t>
      </w:r>
      <w:r w:rsidRPr="00D827FE">
        <w:rPr>
          <w:i/>
        </w:rPr>
        <w:t>S</w:t>
      </w:r>
      <w:r w:rsidRPr="00D827FE">
        <w:t xml:space="preserve"> in each category </w:t>
      </w:r>
      <w:r w:rsidRPr="00D827FE">
        <w:rPr>
          <w:i/>
        </w:rPr>
        <w:t>C</w:t>
      </w:r>
      <w:r w:rsidRPr="00D827FE">
        <w:t xml:space="preserve"> at time </w:t>
      </w:r>
      <w:r w:rsidRPr="00F12C00">
        <w:rPr>
          <w:i/>
        </w:rPr>
        <w:t>t</w:t>
      </w:r>
      <w:r w:rsidRPr="00D827FE">
        <w:t xml:space="preserve">, and </w:t>
      </w:r>
      <w:r w:rsidRPr="00D827FE">
        <w:rPr>
          <w:i/>
        </w:rPr>
        <w:t>N</w:t>
      </w:r>
      <w:r w:rsidRPr="00D827FE">
        <w:t xml:space="preserve"> is the total number of species assessed at time </w:t>
      </w:r>
      <w:r w:rsidRPr="00D827FE">
        <w:rPr>
          <w:i/>
        </w:rPr>
        <w:t>t</w:t>
      </w:r>
      <w:r w:rsidRPr="00D827FE">
        <w:t xml:space="preserve">.  Weightings for each category are: EX = 5, CR = 4, </w:t>
      </w:r>
      <w:r w:rsidR="00B9752D">
        <w:t>EN = 3, VU = 2, NT = 1, LC = 0.</w:t>
      </w:r>
    </w:p>
    <w:p w14:paraId="118062C4" w14:textId="77777777" w:rsidR="002430AA" w:rsidRPr="00D827FE" w:rsidRDefault="002430AA" w:rsidP="00924432">
      <w:pPr>
        <w:rPr>
          <w:highlight w:val="yellow"/>
        </w:rPr>
      </w:pPr>
    </w:p>
    <w:p w14:paraId="326E34D9" w14:textId="40AD5299" w:rsidR="00DF4F1C" w:rsidRPr="00F82D2F" w:rsidRDefault="00543E5B" w:rsidP="00924432">
      <w:r w:rsidRPr="00D827FE">
        <w:t>From the model output for each of the two policies, w</w:t>
      </w:r>
      <w:r w:rsidR="00E70B78" w:rsidRPr="00D827FE">
        <w:t xml:space="preserve">e calculated RLIs for </w:t>
      </w:r>
      <w:r w:rsidR="00622C9B" w:rsidRPr="00D827FE">
        <w:t xml:space="preserve">the species in </w:t>
      </w:r>
      <w:r w:rsidR="00E70B78" w:rsidRPr="00D827FE">
        <w:t>each LME</w:t>
      </w:r>
      <w:r w:rsidR="00622C9B" w:rsidRPr="00D827FE">
        <w:t xml:space="preserve"> at 10-year intervals</w:t>
      </w:r>
      <w:r w:rsidR="00A27C4F" w:rsidRPr="00D827FE">
        <w:t xml:space="preserve"> </w:t>
      </w:r>
      <w:r w:rsidRPr="00D827FE">
        <w:t xml:space="preserve">to compare to the RLI value from the </w:t>
      </w:r>
      <w:r w:rsidR="00A27C4F" w:rsidRPr="00D827FE">
        <w:t>year before implementation</w:t>
      </w:r>
      <w:r w:rsidR="00896D80" w:rsidRPr="00D827FE">
        <w:t>.  At each decadal interval, each species was classified into a Red List category under criterion A (IUCN 2001; Mace et al. 2008)</w:t>
      </w:r>
      <w:r w:rsidR="00413D96" w:rsidRPr="00D827FE">
        <w:t>, using the LME as if it were a global population</w:t>
      </w:r>
      <w:r w:rsidR="00CA7E1F">
        <w:t>.</w:t>
      </w:r>
      <w:r w:rsidR="00D56B87" w:rsidRPr="00D827FE">
        <w:t xml:space="preserve"> This is, in effect, a regional </w:t>
      </w:r>
      <w:r w:rsidR="00216F2D">
        <w:t>Red List assessment (Ref JP Rod</w:t>
      </w:r>
      <w:r w:rsidR="00D56B87" w:rsidRPr="00D827FE">
        <w:t xml:space="preserve">rigues); RLIs have </w:t>
      </w:r>
      <w:r w:rsidR="007A56C5" w:rsidRPr="00D827FE">
        <w:t xml:space="preserve">recently </w:t>
      </w:r>
      <w:r w:rsidR="00D56B87" w:rsidRPr="00D827FE">
        <w:t>b</w:t>
      </w:r>
      <w:r w:rsidR="007A56C5" w:rsidRPr="00D827FE">
        <w:t>een calculated at the sub-global</w:t>
      </w:r>
      <w:r w:rsidR="00D56B87" w:rsidRPr="00D827FE">
        <w:t xml:space="preserve"> scale (e.g. Szabo et al</w:t>
      </w:r>
      <w:r w:rsidR="007A56C5" w:rsidRPr="00D827FE">
        <w:t>.</w:t>
      </w:r>
      <w:r w:rsidR="00D56B87" w:rsidRPr="00D827FE">
        <w:t xml:space="preserve"> 2012 Biol Cons)</w:t>
      </w:r>
      <w:r w:rsidR="00622C9B" w:rsidRPr="00D827FE">
        <w:t>.</w:t>
      </w:r>
      <w:r w:rsidRPr="00D827FE">
        <w:t xml:space="preserve">  </w:t>
      </w:r>
      <w:r w:rsidR="00CF2E55" w:rsidRPr="00D827FE">
        <w:t xml:space="preserve">This criterion </w:t>
      </w:r>
      <w:r w:rsidR="00AC3C87" w:rsidRPr="00D827FE">
        <w:t>relates to a measured</w:t>
      </w:r>
      <w:r w:rsidR="00CF2E55" w:rsidRPr="00D827FE">
        <w:t xml:space="preserve"> rate of population reduction</w:t>
      </w:r>
      <w:r w:rsidR="0001180D">
        <w:t xml:space="preserve"> (criterion A)</w:t>
      </w:r>
      <w:r w:rsidR="00517DBB" w:rsidRPr="00D827FE">
        <w:t xml:space="preserve">, and </w:t>
      </w:r>
      <w:r w:rsidR="00AC3C87" w:rsidRPr="00D827FE">
        <w:t xml:space="preserve">in this study was </w:t>
      </w:r>
      <w:r w:rsidR="00517DBB" w:rsidRPr="00D827FE">
        <w:t>based on an index of abundance (biomass)</w:t>
      </w:r>
      <w:r w:rsidR="00CF2E55" w:rsidRPr="00D827FE">
        <w:t xml:space="preserve">. </w:t>
      </w:r>
      <w:r w:rsidRPr="00D827FE">
        <w:t>Due to the lack of distribution data, we were unable to implement criterion B</w:t>
      </w:r>
      <w:r w:rsidR="00413D96" w:rsidRPr="00D827FE">
        <w:rPr>
          <w:rStyle w:val="CommentReference"/>
          <w:sz w:val="24"/>
          <w:szCs w:val="24"/>
        </w:rPr>
        <w:commentReference w:id="16"/>
      </w:r>
      <w:r w:rsidRPr="00D827FE">
        <w:t>.</w:t>
      </w:r>
      <w:r w:rsidR="001839B5" w:rsidRPr="00D827FE">
        <w:t xml:space="preserve"> Species </w:t>
      </w:r>
      <w:r w:rsidR="006F107F">
        <w:t>were assumed to not fall</w:t>
      </w:r>
      <w:r w:rsidR="001839B5" w:rsidRPr="00D827FE">
        <w:t xml:space="preserve"> to the levels where criteria C or D were relevant. </w:t>
      </w:r>
      <w:r w:rsidR="00F82D2F">
        <w:t xml:space="preserve"> </w:t>
      </w:r>
    </w:p>
    <w:p w14:paraId="1BBF737D" w14:textId="77777777" w:rsidR="00D9600A" w:rsidRDefault="00D9600A" w:rsidP="00D9600A"/>
    <w:p w14:paraId="16E9FFBC" w14:textId="41EE46DE" w:rsidR="00DF4BC5" w:rsidRDefault="00506C94" w:rsidP="00D9600A">
      <w:r w:rsidRPr="00D827FE">
        <w:t>Assessment of species under IUCN Red List criterion A requires knowledge of generation length of the species</w:t>
      </w:r>
      <w:r w:rsidR="000D5E21" w:rsidRPr="00D827FE">
        <w:t xml:space="preserve">, as the </w:t>
      </w:r>
      <w:r w:rsidR="0044510C" w:rsidRPr="00D827FE">
        <w:t xml:space="preserve">population reduction </w:t>
      </w:r>
      <w:r w:rsidRPr="00D827FE">
        <w:t xml:space="preserve">is measured </w:t>
      </w:r>
      <w:r w:rsidR="0044510C" w:rsidRPr="00D827FE">
        <w:t xml:space="preserve">over the longer of 10 years or </w:t>
      </w:r>
      <w:r w:rsidRPr="00D827FE">
        <w:t>three</w:t>
      </w:r>
      <w:r w:rsidR="0044510C" w:rsidRPr="00D827FE">
        <w:t xml:space="preserve"> generations.</w:t>
      </w:r>
      <w:r w:rsidR="00A86C7A" w:rsidRPr="00D827FE">
        <w:t xml:space="preserve"> </w:t>
      </w:r>
      <w:r w:rsidR="00B63B42">
        <w:t>W</w:t>
      </w:r>
      <w:r w:rsidR="00107B0C">
        <w:t>e used the following steps to estimate their generation length:</w:t>
      </w:r>
    </w:p>
    <w:p w14:paraId="05D09536" w14:textId="719C4153" w:rsidR="009B5199" w:rsidRPr="009B5199" w:rsidRDefault="009B5199" w:rsidP="00924432">
      <w:pPr>
        <w:numPr>
          <w:ilvl w:val="0"/>
          <w:numId w:val="21"/>
        </w:numPr>
      </w:pPr>
      <w:r w:rsidRPr="009B5199">
        <w:t xml:space="preserve">Generation lengths from existing </w:t>
      </w:r>
      <w:r w:rsidR="00F41CCE">
        <w:t>Red List</w:t>
      </w:r>
      <w:r w:rsidRPr="009B5199">
        <w:t xml:space="preserve"> assessments, and the mammal estimates by {Pacifici, 2013 #3367}{Pacifici, 2013 #3807} (sharks? SRL of fish). </w:t>
      </w:r>
    </w:p>
    <w:p w14:paraId="2DF8EC3F" w14:textId="7132FA45" w:rsidR="009B5199" w:rsidRPr="009B5199" w:rsidRDefault="009B5199" w:rsidP="00924432">
      <w:pPr>
        <w:numPr>
          <w:ilvl w:val="0"/>
          <w:numId w:val="21"/>
        </w:numPr>
      </w:pPr>
      <w:r w:rsidRPr="009B5199">
        <w:t>Estimated GL for over 10,300</w:t>
      </w:r>
      <w:r w:rsidR="00772712">
        <w:t xml:space="preserve"> spp from a NCEAS working group</w:t>
      </w:r>
      <w:r w:rsidRPr="009B5199">
        <w:rPr>
          <w:lang w:val="en-US"/>
        </w:rPr>
        <w:t xml:space="preserve"> </w:t>
      </w:r>
      <w:r w:rsidRPr="009B5199">
        <w:fldChar w:fldCharType="begin"/>
      </w:r>
      <w:r w:rsidRPr="009B5199">
        <w:instrText xml:space="preserve"> ADDIN EN.CITE &lt;EndNote&gt;&lt;Cite&gt;&lt;Author&gt;Keith&lt;/Author&gt;&lt;Year&gt;2015&lt;/Year&gt;&lt;RecNum&gt;3545&lt;/RecNum&gt;&lt;DisplayText&gt;(Keith&lt;style face="italic"&gt; et al.&lt;/style&gt;, 2015)&lt;/DisplayText&gt;&lt;record&gt;&lt;rec-number&gt;3545&lt;/rec-number&gt;&lt;foreign-keys&gt;&lt;key app="EN" db-id="0afwtsxxhe50rce2r5b5wzddxe9z92f9pvvv" timestamp="1448341157"&gt;3545&lt;/key&gt;&lt;/foreign-keys&gt;&lt;ref-type name="Journal Article"&gt;17&lt;/ref-type&gt;&lt;contributors&gt;&lt;authors&gt;&lt;author&gt;Keith, David&lt;/author&gt;&lt;author&gt;Akçakaya, H. Resit&lt;/author&gt;&lt;author&gt;Butchart, Stuart H. M.&lt;/author&gt;&lt;author&gt;Collen, Ben&lt;/author&gt;&lt;author&gt;Dulvy, Nicholas K.&lt;/author&gt;&lt;author&gt;Holmes, Elizabeth E.&lt;/author&gt;&lt;author&gt;Hutchings, Jeffrey A.&lt;/author&gt;&lt;author&gt;Keinath, Doug&lt;/author&gt;&lt;author&gt;Schwartz, Michael K.&lt;/author&gt;&lt;author&gt;Shelton, Andrew O.&lt;/author&gt;&lt;author&gt;Waples, Robin S.&lt;/author&gt;&lt;/authors&gt;&lt;/contributors&gt;&lt;titles&gt;&lt;title&gt;Temporal correlations in population trends: Conservation implications from time-series analysis of diverse animal taxa&lt;/title&gt;&lt;secondary-title&gt;Biological Conservation&lt;/secondary-title&gt;&lt;/titles&gt;&lt;periodical&gt;&lt;full-title&gt;Biological Conservation&lt;/full-title&gt;&lt;abbr-1&gt;Biol Cons&lt;/abbr-1&gt;&lt;abbr-2&gt;Biol Conserv&lt;/abbr-2&gt;&lt;/periodical&gt;&lt;pages&gt;247-257&lt;/pages&gt;&lt;volume&gt;192&lt;/volume&gt;&lt;keywords&gt;&lt;keyword&gt;Population growth rate&lt;/keyword&gt;&lt;keyword&gt;Population trend&lt;/keyword&gt;&lt;keyword&gt;Endangered species&lt;/keyword&gt;&lt;keyword&gt;Time series&lt;/keyword&gt;&lt;keyword&gt;Vertebrates&lt;/keyword&gt;&lt;/keywords&gt;&lt;dates&gt;&lt;year&gt;2015&lt;/year&gt;&lt;pub-dates&gt;&lt;date&gt;12//&lt;/date&gt;&lt;/pub-dates&gt;&lt;/dates&gt;&lt;isbn&gt;0006-3207&lt;/isbn&gt;&lt;urls&gt;&lt;related-urls&gt;&lt;url&gt;http://www.sciencedirect.com/science/article/pii/S0006320715301129&lt;/url&gt;&lt;/related-urls&gt;&lt;/urls&gt;&lt;electronic-resource-num&gt;http://dx.doi.org/10.1016/j.biocon.2015.09.021&lt;/electronic-resource-num&gt;&lt;/record&gt;&lt;/Cite&gt;&lt;/EndNote&gt;</w:instrText>
      </w:r>
      <w:r w:rsidRPr="009B5199">
        <w:fldChar w:fldCharType="separate"/>
      </w:r>
      <w:r w:rsidRPr="009B5199">
        <w:t>(Keith et al., 2015)</w:t>
      </w:r>
      <w:r w:rsidRPr="009B5199">
        <w:fldChar w:fldCharType="end"/>
      </w:r>
    </w:p>
    <w:p w14:paraId="418BE622" w14:textId="107E5B2A" w:rsidR="009B5199" w:rsidRPr="009B5199" w:rsidRDefault="009B5199" w:rsidP="00924432">
      <w:pPr>
        <w:numPr>
          <w:ilvl w:val="0"/>
          <w:numId w:val="21"/>
        </w:numPr>
        <w:rPr>
          <w:lang w:val="en-US"/>
        </w:rPr>
      </w:pPr>
      <w:r w:rsidRPr="009B5199">
        <w:rPr>
          <w:lang w:val="en-US"/>
        </w:rPr>
        <w:t>1/adult mortality + age of first reproduction</w:t>
      </w:r>
      <w:r w:rsidR="00A03EA4">
        <w:rPr>
          <w:lang w:val="en-US"/>
        </w:rPr>
        <w:t xml:space="preserve"> (</w:t>
      </w:r>
      <w:r w:rsidRPr="009B5199">
        <w:rPr>
          <w:lang w:val="en-US"/>
        </w:rPr>
        <w:t xml:space="preserve">option 2 in the RL guidelines {IUCN, 2016 #3808}. Adult mortality (M) is estimated per functional group from the model, and includes predation and other natural mortality (ie excludes fishing mortality. We scraped </w:t>
      </w:r>
      <w:commentRangeStart w:id="17"/>
      <w:r w:rsidRPr="009B5199">
        <w:rPr>
          <w:lang w:val="en-US"/>
        </w:rPr>
        <w:t>age</w:t>
      </w:r>
      <w:commentRangeEnd w:id="17"/>
      <w:r w:rsidR="004F6BB0">
        <w:rPr>
          <w:rStyle w:val="CommentReference"/>
        </w:rPr>
        <w:commentReference w:id="17"/>
      </w:r>
      <w:r w:rsidRPr="009B5199">
        <w:rPr>
          <w:lang w:val="en-US"/>
        </w:rPr>
        <w:t xml:space="preserve"> of first reproduction from Fishbase using rfishbase v2.0 [ref] </w:t>
      </w:r>
    </w:p>
    <w:p w14:paraId="2F087780" w14:textId="4717B92D" w:rsidR="009B5199" w:rsidRDefault="009B5199" w:rsidP="00924432">
      <w:pPr>
        <w:numPr>
          <w:ilvl w:val="0"/>
          <w:numId w:val="21"/>
        </w:numPr>
        <w:rPr>
          <w:lang w:val="en-US"/>
        </w:rPr>
      </w:pPr>
      <w:r w:rsidRPr="009B5199">
        <w:rPr>
          <w:lang w:val="en-US"/>
        </w:rPr>
        <w:t>Mean value for the functional group</w:t>
      </w:r>
      <w:r w:rsidRPr="009B5199">
        <w:commentReference w:id="18"/>
      </w:r>
      <w:r w:rsidRPr="009B5199">
        <w:rPr>
          <w:lang w:val="en-US"/>
        </w:rPr>
        <w:t>.</w:t>
      </w:r>
    </w:p>
    <w:p w14:paraId="07B6964A" w14:textId="625CE9E8" w:rsidR="00297EF5" w:rsidRPr="009B5199" w:rsidRDefault="003E4C77" w:rsidP="00924432">
      <w:pPr>
        <w:numPr>
          <w:ilvl w:val="0"/>
          <w:numId w:val="21"/>
        </w:numPr>
        <w:rPr>
          <w:lang w:val="en-US"/>
        </w:rPr>
      </w:pPr>
      <w:r>
        <w:rPr>
          <w:lang w:val="en-US"/>
        </w:rPr>
        <w:t xml:space="preserve">If no </w:t>
      </w:r>
      <w:r w:rsidR="00AC6B36">
        <w:rPr>
          <w:lang w:val="en-US"/>
        </w:rPr>
        <w:t>estimates</w:t>
      </w:r>
      <w:r>
        <w:rPr>
          <w:lang w:val="en-US"/>
        </w:rPr>
        <w:t xml:space="preserve"> were available for species in the FG, we </w:t>
      </w:r>
      <w:r w:rsidR="006849FB">
        <w:rPr>
          <w:lang w:val="en-US"/>
        </w:rPr>
        <w:t>used</w:t>
      </w:r>
      <w:r>
        <w:rPr>
          <w:lang w:val="en-US"/>
        </w:rPr>
        <w:t xml:space="preserve"> </w:t>
      </w:r>
      <w:r w:rsidR="006849FB" w:rsidRPr="00297EF5">
        <w:rPr>
          <w:lang w:val="en-US"/>
        </w:rPr>
        <w:t xml:space="preserve">1/(P/B), ie B/P </w:t>
      </w:r>
      <w:r w:rsidR="00297EF5" w:rsidRPr="00297EF5">
        <w:rPr>
          <w:lang w:val="en-US"/>
        </w:rPr>
        <w:t xml:space="preserve">from the ECOpath model for </w:t>
      </w:r>
      <w:r w:rsidR="00F54355">
        <w:rPr>
          <w:lang w:val="en-US"/>
        </w:rPr>
        <w:t>the</w:t>
      </w:r>
      <w:r w:rsidR="00297EF5" w:rsidRPr="00297EF5">
        <w:rPr>
          <w:lang w:val="en-US"/>
        </w:rPr>
        <w:t xml:space="preserve"> functional group</w:t>
      </w:r>
      <w:r w:rsidR="00F54355">
        <w:rPr>
          <w:lang w:val="en-US"/>
        </w:rPr>
        <w:t>.</w:t>
      </w:r>
    </w:p>
    <w:p w14:paraId="21D1603A" w14:textId="77777777" w:rsidR="00147971" w:rsidRDefault="00147971" w:rsidP="00147971"/>
    <w:p w14:paraId="0874977B" w14:textId="3C285EC5" w:rsidR="000F79EB" w:rsidRPr="00E77E1F" w:rsidRDefault="005229B5" w:rsidP="00147971">
      <w:r>
        <w:t>For the longer-lived species</w:t>
      </w:r>
      <w:r w:rsidR="00602A84">
        <w:t xml:space="preserve"> in our analysis, </w:t>
      </w:r>
      <w:r w:rsidR="00CC1A34" w:rsidRPr="00D827FE">
        <w:t>t</w:t>
      </w:r>
      <w:r w:rsidR="00A86C7A" w:rsidRPr="00D827FE">
        <w:t xml:space="preserve">he assessment timeframe </w:t>
      </w:r>
      <w:r w:rsidR="00CC1A34" w:rsidRPr="00D827FE">
        <w:t xml:space="preserve">extended </w:t>
      </w:r>
      <w:r w:rsidR="00A86C7A" w:rsidRPr="00D827FE">
        <w:t xml:space="preserve">beyond the model timeframe, and </w:t>
      </w:r>
      <w:r w:rsidR="000D5E21" w:rsidRPr="00D827FE">
        <w:t xml:space="preserve">so </w:t>
      </w:r>
      <w:r w:rsidR="00A86C7A" w:rsidRPr="00D827FE">
        <w:t xml:space="preserve">required estimates about </w:t>
      </w:r>
      <w:r w:rsidR="00877390" w:rsidRPr="00D827FE">
        <w:t xml:space="preserve">past </w:t>
      </w:r>
      <w:r w:rsidR="00A86C7A" w:rsidRPr="00D827FE">
        <w:t>biomass/abundance trends</w:t>
      </w:r>
      <w:r w:rsidR="00AE60AF" w:rsidRPr="00CE3EE9">
        <w:t>.</w:t>
      </w:r>
      <w:r w:rsidR="00E77E1F" w:rsidRPr="00CE3EE9">
        <w:t xml:space="preserve"> </w:t>
      </w:r>
      <w:r w:rsidR="005D4113" w:rsidRPr="00CE3EE9">
        <w:t xml:space="preserve">To </w:t>
      </w:r>
      <w:r w:rsidR="000D5E21" w:rsidRPr="00CE3EE9">
        <w:t>generate estimates of trend previous to</w:t>
      </w:r>
      <w:r w:rsidR="005D4113" w:rsidRPr="00CE3EE9">
        <w:t xml:space="preserve"> 2010, </w:t>
      </w:r>
      <w:r w:rsidR="001D5F28" w:rsidRPr="00CE3EE9">
        <w:t>we use</w:t>
      </w:r>
      <w:r w:rsidR="00202316" w:rsidRPr="00CE3EE9">
        <w:t>d</w:t>
      </w:r>
      <w:r w:rsidR="001D5F28" w:rsidRPr="00CE3EE9">
        <w:t xml:space="preserve"> </w:t>
      </w:r>
      <w:r w:rsidR="00DD10E6" w:rsidRPr="00CE3EE9">
        <w:t xml:space="preserve">current Red List assessment to derive a </w:t>
      </w:r>
      <w:r w:rsidR="00463BC5" w:rsidRPr="00CE3EE9">
        <w:t xml:space="preserve">best estimate </w:t>
      </w:r>
      <w:r w:rsidR="00DD10E6" w:rsidRPr="00CE3EE9">
        <w:t xml:space="preserve">of proportional change in abundance, </w:t>
      </w:r>
      <w:r w:rsidR="00463BC5" w:rsidRPr="00CE3EE9">
        <w:t xml:space="preserve">and </w:t>
      </w:r>
      <w:r w:rsidR="003F77E5" w:rsidRPr="00CE3EE9">
        <w:t>b</w:t>
      </w:r>
      <w:r w:rsidR="000E14E0" w:rsidRPr="00CE3EE9">
        <w:t>ounded (</w:t>
      </w:r>
      <w:r w:rsidR="00463BC5" w:rsidRPr="00CE3EE9">
        <w:t>worst and best case</w:t>
      </w:r>
      <w:r w:rsidR="000E14E0" w:rsidRPr="00CE3EE9">
        <w:t>) estimates of potential trends</w:t>
      </w:r>
      <w:r w:rsidR="00DD10E6" w:rsidRPr="00CE3EE9">
        <w:t xml:space="preserve">. The best and worst case estimates </w:t>
      </w:r>
      <w:r w:rsidR="00BF2D2B" w:rsidRPr="00CE3EE9">
        <w:t>(Table 2</w:t>
      </w:r>
      <w:r w:rsidR="00367C1A" w:rsidRPr="00CE3EE9">
        <w:t xml:space="preserve">) </w:t>
      </w:r>
      <w:r w:rsidR="00DD10E6" w:rsidRPr="00CE3EE9">
        <w:t>were used in a sensitivity analysis (see below); we</w:t>
      </w:r>
      <w:r w:rsidR="00EE1A01" w:rsidRPr="00CE3EE9">
        <w:t xml:space="preserve"> assumed </w:t>
      </w:r>
      <w:r w:rsidR="00DD10E6" w:rsidRPr="00CE3EE9">
        <w:t xml:space="preserve">all trends were </w:t>
      </w:r>
      <w:r w:rsidR="00EE1A01" w:rsidRPr="00CE3EE9">
        <w:t>linear</w:t>
      </w:r>
      <w:r w:rsidR="00DD10E6" w:rsidRPr="00CE3EE9">
        <w:t xml:space="preserve"> </w:t>
      </w:r>
      <w:r w:rsidR="00977CA6" w:rsidRPr="00CE3EE9">
        <w:t xml:space="preserve">(Figure </w:t>
      </w:r>
      <w:commentRangeStart w:id="19"/>
      <w:r w:rsidR="00977CA6" w:rsidRPr="00CE3EE9">
        <w:t>2</w:t>
      </w:r>
      <w:commentRangeEnd w:id="19"/>
      <w:r w:rsidR="003E5712">
        <w:rPr>
          <w:rStyle w:val="CommentReference"/>
          <w:bCs/>
          <w:i/>
        </w:rPr>
        <w:commentReference w:id="19"/>
      </w:r>
      <w:r w:rsidR="000D5E21" w:rsidRPr="00CE3EE9">
        <w:t>)</w:t>
      </w:r>
      <w:r w:rsidR="00367C1A" w:rsidRPr="00CE3EE9">
        <w:t>.</w:t>
      </w:r>
    </w:p>
    <w:p w14:paraId="12F801B6" w14:textId="77777777" w:rsidR="00DF3DE5" w:rsidRDefault="00DF3DE5" w:rsidP="00924432"/>
    <w:p w14:paraId="30069C60" w14:textId="49E35615" w:rsidR="0078385C" w:rsidRDefault="0078385C" w:rsidP="00924432">
      <w:r>
        <w:t xml:space="preserve">The ‘current’ </w:t>
      </w:r>
      <w:r>
        <w:t xml:space="preserve">or ‘sampled’ </w:t>
      </w:r>
      <w:r>
        <w:t xml:space="preserve">RL index is all species that </w:t>
      </w:r>
      <w:r>
        <w:t>have been assessed on RL in July 2017</w:t>
      </w:r>
      <w:r>
        <w:t>.</w:t>
      </w:r>
      <w:r>
        <w:t xml:space="preserve">  </w:t>
      </w:r>
      <w:r w:rsidR="00DF3DE5">
        <w:t xml:space="preserve">The ‘true’ RLI </w:t>
      </w:r>
      <w:r w:rsidR="00AF684C">
        <w:t>is all species</w:t>
      </w:r>
      <w:r>
        <w:t xml:space="preserve"> on the list we have assembled</w:t>
      </w:r>
      <w:r w:rsidR="00AF684C">
        <w:t>.</w:t>
      </w:r>
      <w:r>
        <w:t xml:space="preserve"> For those that have not been Red Listed, we</w:t>
      </w:r>
      <w:r w:rsidR="006642D9">
        <w:t xml:space="preserve"> </w:t>
      </w:r>
      <w:r>
        <w:t>assume they are threatened at the same proportion as listed ones</w:t>
      </w:r>
      <w:r>
        <w:t xml:space="preserve">, randomly allocating a starting (year 1) RL status to each NE species; we run 1000 simulations of randomly allocated RL status. We did the same for DD species, although it is likely that many DD species are in fact </w:t>
      </w:r>
      <w:r>
        <w:lastRenderedPageBreak/>
        <w:t>more threatened than species that have not yet been assessed (Bland?).</w:t>
      </w:r>
      <w:r w:rsidR="002044AE">
        <w:t xml:space="preserve"> We then take the median RLI in year 1 as the main RLI for comparison</w:t>
      </w:r>
      <w:r>
        <w:t xml:space="preserve">. </w:t>
      </w:r>
    </w:p>
    <w:p w14:paraId="0B97EBD9" w14:textId="63D2BBE3" w:rsidR="006642D9" w:rsidRDefault="0078385C" w:rsidP="00924432">
      <w:r>
        <w:t xml:space="preserve">Other options </w:t>
      </w:r>
      <w:r w:rsidR="002044AE">
        <w:t xml:space="preserve">for allocating RL startus to non-redlisted species </w:t>
      </w:r>
      <w:r>
        <w:t xml:space="preserve">include: </w:t>
      </w:r>
    </w:p>
    <w:p w14:paraId="5262DB27" w14:textId="76AFD8C0" w:rsidR="006642D9" w:rsidRDefault="006642D9" w:rsidP="0078385C">
      <w:pPr>
        <w:pStyle w:val="ListParagraph"/>
        <w:numPr>
          <w:ilvl w:val="4"/>
          <w:numId w:val="12"/>
        </w:numPr>
        <w:ind w:left="426"/>
      </w:pPr>
      <w:r>
        <w:t>assume they are all fine</w:t>
      </w:r>
    </w:p>
    <w:p w14:paraId="11FECA9E" w14:textId="52D3DD25" w:rsidR="006642D9" w:rsidRDefault="006642D9" w:rsidP="0078385C">
      <w:pPr>
        <w:pStyle w:val="ListParagraph"/>
        <w:numPr>
          <w:ilvl w:val="4"/>
          <w:numId w:val="12"/>
        </w:numPr>
        <w:ind w:left="426"/>
      </w:pPr>
      <w:r>
        <w:t>assume they are all threatened</w:t>
      </w:r>
    </w:p>
    <w:p w14:paraId="72260409" w14:textId="25EE75CF" w:rsidR="004B0FC7" w:rsidRDefault="004B0FC7" w:rsidP="0078385C">
      <w:pPr>
        <w:pStyle w:val="ListParagraph"/>
        <w:numPr>
          <w:ilvl w:val="4"/>
          <w:numId w:val="12"/>
        </w:numPr>
        <w:ind w:left="426"/>
      </w:pPr>
      <w:r>
        <w:t>assume a distribution from others in the functional group</w:t>
      </w:r>
    </w:p>
    <w:p w14:paraId="52D9806A" w14:textId="315B7B54" w:rsidR="003272F1" w:rsidRDefault="00B42D80" w:rsidP="009D4F6A">
      <w:r>
        <w:t>Birds</w:t>
      </w:r>
      <w:r w:rsidR="003272F1">
        <w:t>, mammals, amphibians</w:t>
      </w:r>
      <w:r>
        <w:t>, chondrichthians</w:t>
      </w:r>
      <w:r w:rsidR="001E741E">
        <w:t xml:space="preserve"> (sharks and rays)</w:t>
      </w:r>
      <w:r>
        <w:t xml:space="preserve">, </w:t>
      </w:r>
      <w:r w:rsidR="003272F1">
        <w:t xml:space="preserve">are all assessed. Most corals – all </w:t>
      </w:r>
      <w:r w:rsidR="00865C3C">
        <w:t>schleratinia group. U</w:t>
      </w:r>
      <w:r w:rsidR="003272F1">
        <w:t>ndersampled groups/groups with NE species will be some fish</w:t>
      </w:r>
      <w:r>
        <w:t xml:space="preserve"> </w:t>
      </w:r>
      <w:r w:rsidR="001E741E">
        <w:t>(</w:t>
      </w:r>
      <w:r w:rsidR="00865C3C">
        <w:t xml:space="preserve">though </w:t>
      </w:r>
      <w:r w:rsidR="001E741E">
        <w:t xml:space="preserve">there is a sampled fish </w:t>
      </w:r>
      <w:r w:rsidR="00C61C6B">
        <w:t xml:space="preserve">RL </w:t>
      </w:r>
      <w:r w:rsidR="001E741E">
        <w:t>done</w:t>
      </w:r>
      <w:r w:rsidR="00C61C6B">
        <w:t xml:space="preserve"> – we can use that to estimate distribution of threat</w:t>
      </w:r>
      <w:r w:rsidR="001E741E">
        <w:t>)</w:t>
      </w:r>
      <w:r w:rsidR="003F2FE0">
        <w:t>.</w:t>
      </w:r>
    </w:p>
    <w:p w14:paraId="712847E8" w14:textId="77777777" w:rsidR="003F2FE0" w:rsidRDefault="003F2FE0" w:rsidP="0078385C">
      <w:pPr>
        <w:ind w:left="66"/>
      </w:pPr>
    </w:p>
    <w:p w14:paraId="68751056" w14:textId="6E00A907" w:rsidR="005E535D" w:rsidRDefault="005E535D" w:rsidP="005E535D">
      <w:r>
        <w:t>RL status at tome 1 is the current RL status; we used global status rather than regional.</w:t>
      </w:r>
    </w:p>
    <w:p w14:paraId="66857B6E" w14:textId="77777777" w:rsidR="00767608" w:rsidRPr="005E535D" w:rsidRDefault="00767608" w:rsidP="005E535D"/>
    <w:p w14:paraId="47C4F901" w14:textId="203D6655" w:rsidR="00E43036" w:rsidRDefault="005E6574" w:rsidP="00924432">
      <w:pPr>
        <w:pStyle w:val="Caption"/>
      </w:pPr>
      <w:r>
        <w:t>We</w:t>
      </w:r>
      <w:r w:rsidR="00DA1664">
        <w:t xml:space="preserve"> estimated two Red list indices: 1)</w:t>
      </w:r>
      <w:r>
        <w:t xml:space="preserve"> only including species that are currently on the red List, ie have be</w:t>
      </w:r>
      <w:r w:rsidR="00623530">
        <w:t>e</w:t>
      </w:r>
      <w:r>
        <w:t>n assessed, and could potentially contribute to the Red List Index</w:t>
      </w:r>
      <w:r w:rsidR="006D1E1D">
        <w:t xml:space="preserve"> (noting that at present, only </w:t>
      </w:r>
      <w:r w:rsidR="006D1E1D" w:rsidRPr="006D1E1D">
        <w:rPr>
          <w:highlight w:val="yellow"/>
        </w:rPr>
        <w:t>four</w:t>
      </w:r>
      <w:r>
        <w:t xml:space="preserve"> taxonomic groups currently </w:t>
      </w:r>
      <w:r w:rsidR="00D3749A">
        <w:t>contribute</w:t>
      </w:r>
      <w:r>
        <w:t xml:space="preserve"> </w:t>
      </w:r>
      <w:r w:rsidR="00E578B9">
        <w:t>to</w:t>
      </w:r>
      <w:r>
        <w:t xml:space="preserve"> the Red list Index – corals, mammals, birds and </w:t>
      </w:r>
      <w:r w:rsidRPr="003F7498">
        <w:rPr>
          <w:highlight w:val="yellow"/>
        </w:rPr>
        <w:t>?</w:t>
      </w:r>
      <w:r>
        <w:t>)</w:t>
      </w:r>
      <w:r w:rsidR="00DA1664">
        <w:t xml:space="preserve">; and 2) all species in the compiled list of species, with assumed generation length and </w:t>
      </w:r>
      <w:r w:rsidR="00A42E76">
        <w:t xml:space="preserve">Red List status (contributing to uncertainty around the </w:t>
      </w:r>
      <w:r w:rsidR="005B3979">
        <w:t>estimates</w:t>
      </w:r>
      <w:r w:rsidR="00A42E76">
        <w:t xml:space="preserve">). </w:t>
      </w:r>
    </w:p>
    <w:p w14:paraId="291761A0" w14:textId="484DE219" w:rsidR="009D4F6A" w:rsidRDefault="009D4F6A" w:rsidP="00FA61CA">
      <w:r>
        <w:t>We then bootstrap the RLIs (‘true’ and sampled) to explore uncertainty due to species sampling. We (will as currently haven’t) taken the top and bottom 75</w:t>
      </w:r>
      <w:r w:rsidRPr="003F2FE0">
        <w:rPr>
          <w:vertAlign w:val="superscript"/>
        </w:rPr>
        <w:t>th</w:t>
      </w:r>
      <w:r>
        <w:t xml:space="preserve"> percentile of the simulated starting RL status and bootstrap those as well, to express uncertainty in both RL status and sampling. </w:t>
      </w:r>
    </w:p>
    <w:p w14:paraId="677AD3C7" w14:textId="25CA3145" w:rsidR="00091EE4" w:rsidRPr="007B0B0F" w:rsidRDefault="00A10AE8" w:rsidP="00924432">
      <w:pPr>
        <w:pStyle w:val="Heading3"/>
        <w:rPr>
          <w:i/>
        </w:rPr>
      </w:pPr>
      <w:r w:rsidRPr="007B0B0F">
        <w:rPr>
          <w:i/>
        </w:rPr>
        <w:t xml:space="preserve">Living Planet Index </w:t>
      </w:r>
      <w:r w:rsidR="00DD10E6" w:rsidRPr="007B0B0F">
        <w:rPr>
          <w:i/>
        </w:rPr>
        <w:t>(</w:t>
      </w:r>
      <w:r w:rsidR="00A30394" w:rsidRPr="007B0B0F">
        <w:rPr>
          <w:i/>
        </w:rPr>
        <w:t>LPI</w:t>
      </w:r>
      <w:r w:rsidR="00DD10E6" w:rsidRPr="007B0B0F">
        <w:rPr>
          <w:i/>
        </w:rPr>
        <w:t>)</w:t>
      </w:r>
    </w:p>
    <w:p w14:paraId="0178761A" w14:textId="76636673" w:rsidR="005E0132" w:rsidRPr="009A4A27" w:rsidRDefault="00DD10E6" w:rsidP="00924432">
      <w:r w:rsidRPr="00D827FE">
        <w:t xml:space="preserve">The Living Planet Index tracks the relative change in abundance of a set of vertebrate species (Loh et al. 2005).  We derived a simple formulation of the index assuming linear change (referred to as the chain method in Collen et al. 2009).  </w:t>
      </w:r>
      <w:r w:rsidR="00647F3D" w:rsidRPr="00D827FE">
        <w:t xml:space="preserve">This method simply calculates the log difference of biomass estimates for each species </w:t>
      </w:r>
      <w:r w:rsidR="001E1860">
        <w:t>(</w:t>
      </w:r>
      <w:r w:rsidR="001E1860" w:rsidRPr="001E1860">
        <w:rPr>
          <w:i/>
        </w:rPr>
        <w:t>N</w:t>
      </w:r>
      <w:r w:rsidR="001E1860" w:rsidRPr="001E1860">
        <w:rPr>
          <w:i/>
          <w:vertAlign w:val="subscript"/>
        </w:rPr>
        <w:t>x</w:t>
      </w:r>
      <w:r w:rsidR="001E1860">
        <w:t xml:space="preserve">) </w:t>
      </w:r>
      <w:r w:rsidR="00647F3D" w:rsidRPr="00D827FE">
        <w:t>in subsequent years</w:t>
      </w:r>
      <w:r w:rsidR="001E1860">
        <w:t xml:space="preserve"> (</w:t>
      </w:r>
      <w:r w:rsidR="001E1860" w:rsidRPr="001E1860">
        <w:rPr>
          <w:i/>
        </w:rPr>
        <w:t>t</w:t>
      </w:r>
      <w:r w:rsidR="001E1860">
        <w:t xml:space="preserve"> and </w:t>
      </w:r>
      <w:r w:rsidR="001E1860" w:rsidRPr="001E1860">
        <w:rPr>
          <w:i/>
        </w:rPr>
        <w:t>t</w:t>
      </w:r>
      <w:r w:rsidR="001E1860">
        <w:t>-1)</w:t>
      </w:r>
      <w:r w:rsidR="00751F6B">
        <w:t xml:space="preserve"> (</w:t>
      </w:r>
      <w:r w:rsidR="00832838">
        <w:t>assuming</w:t>
      </w:r>
      <w:r w:rsidR="00751F6B">
        <w:t xml:space="preserve"> only one population </w:t>
      </w:r>
      <w:r w:rsidR="005E0132">
        <w:t>of each species within each LME):</w:t>
      </w:r>
    </w:p>
    <w:p w14:paraId="0931D9A0" w14:textId="63D30122" w:rsidR="004C5A6A" w:rsidRPr="00906414" w:rsidRDefault="004C5A6A" w:rsidP="00924432">
      <w:r w:rsidRPr="009A4A27">
        <w:t>:</w:t>
      </w:r>
    </w:p>
    <w:p w14:paraId="58767CF0" w14:textId="77777777" w:rsidR="004C5A6A" w:rsidRDefault="004C5A6A" w:rsidP="00924432">
      <w:r w:rsidRPr="000A307F">
        <w:tab/>
      </w:r>
      <m:oMath>
        <m:sSub>
          <m:sSubPr>
            <m:ctrlPr>
              <w:rPr>
                <w:rFonts w:ascii="Cambria Math" w:hAnsi="Cambria Math"/>
              </w:rPr>
            </m:ctrlPr>
          </m:sSubPr>
          <m:e>
            <m:r>
              <w:rPr>
                <w:rFonts w:ascii="Cambria Math" w:hAnsi="Cambria Math"/>
              </w:rPr>
              <m:t>d</m:t>
            </m:r>
          </m:e>
          <m:sub>
            <m:r>
              <w:rPr>
                <w:rFonts w:ascii="Cambria Math" w:hAnsi="Cambria Math"/>
              </w:rPr>
              <m:t>t</m:t>
            </m:r>
            <m:r>
              <m:rPr>
                <m:sty m:val="p"/>
              </m:rPr>
              <w:rPr>
                <w:rFonts w:ascii="Cambria Math" w:hAnsi="Cambria Math"/>
              </w:rPr>
              <m:t>,</m:t>
            </m:r>
            <m:r>
              <w:rPr>
                <w:rFonts w:ascii="Cambria Math" w:hAnsi="Cambria Math"/>
              </w:rPr>
              <m:t>x</m:t>
            </m:r>
          </m:sub>
        </m:sSub>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fName>
          <m:e>
            <m:d>
              <m:dPr>
                <m:ctrlPr>
                  <w:rPr>
                    <w:rFonts w:ascii="Cambria Math" w:hAnsi="Cambria Math"/>
                  </w:rPr>
                </m:ctrlPr>
              </m:dPr>
              <m:e>
                <m:f>
                  <m:fPr>
                    <m:type m:val="lin"/>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t</m:t>
                        </m:r>
                        <m:r>
                          <m:rPr>
                            <m:sty m:val="p"/>
                          </m:rPr>
                          <w:rPr>
                            <w:rFonts w:ascii="Cambria Math" w:hAnsi="Cambria Math"/>
                          </w:rPr>
                          <m:t>,</m:t>
                        </m:r>
                        <m:r>
                          <w:rPr>
                            <w:rFonts w:ascii="Cambria Math" w:hAnsi="Cambria Math"/>
                          </w:rPr>
                          <m:t>x</m:t>
                        </m:r>
                      </m:sub>
                    </m:sSub>
                  </m:num>
                  <m:den>
                    <m:sSub>
                      <m:sSubPr>
                        <m:ctrlPr>
                          <w:rPr>
                            <w:rFonts w:ascii="Cambria Math" w:hAnsi="Cambria Math"/>
                          </w:rPr>
                        </m:ctrlPr>
                      </m:sSubPr>
                      <m:e>
                        <m:r>
                          <w:rPr>
                            <w:rFonts w:ascii="Cambria Math" w:hAnsi="Cambria Math"/>
                          </w:rPr>
                          <m:t>N</m:t>
                        </m:r>
                      </m:e>
                      <m:sub>
                        <m:r>
                          <w:rPr>
                            <w:rFonts w:ascii="Cambria Math" w:hAnsi="Cambria Math"/>
                          </w:rPr>
                          <m:t>t</m:t>
                        </m:r>
                        <m:r>
                          <m:rPr>
                            <m:sty m:val="p"/>
                          </m:rPr>
                          <w:rPr>
                            <w:rFonts w:ascii="Cambria Math" w:hAnsi="Cambria Math"/>
                          </w:rPr>
                          <m:t>-1,</m:t>
                        </m:r>
                        <m:r>
                          <w:rPr>
                            <w:rFonts w:ascii="Cambria Math" w:hAnsi="Cambria Math"/>
                          </w:rPr>
                          <m:t>x</m:t>
                        </m:r>
                      </m:sub>
                    </m:sSub>
                  </m:den>
                </m:f>
              </m:e>
            </m:d>
          </m:e>
        </m:func>
      </m:oMath>
      <w:r w:rsidRPr="00683CEE">
        <w:t xml:space="preserve"> </w:t>
      </w:r>
      <w:r w:rsidRPr="00683CEE">
        <w:tab/>
      </w:r>
    </w:p>
    <w:p w14:paraId="54A3EB65" w14:textId="77777777" w:rsidR="004C5A6A" w:rsidRDefault="004C5A6A" w:rsidP="00924432">
      <w:r>
        <w:tab/>
      </w:r>
    </w:p>
    <w:p w14:paraId="2F8A5670" w14:textId="77777777" w:rsidR="004C5A6A" w:rsidRPr="009A4A27" w:rsidRDefault="004C5A6A" w:rsidP="00924432">
      <w:r>
        <w:t xml:space="preserve">The </w:t>
      </w:r>
      <w:r w:rsidRPr="009A4A27">
        <w:t>rate of change per species</w:t>
      </w:r>
      <w:r>
        <w:t xml:space="preserve"> </w:t>
      </w:r>
      <w:r w:rsidRPr="00444748">
        <w:t>x</w:t>
      </w:r>
      <w:r>
        <w:t xml:space="preserve"> </w:t>
      </w:r>
      <w:r w:rsidRPr="009A4A27">
        <w:t>were averaged to give a mean inter-annual rate of change across species for each year</w:t>
      </w:r>
      <w:r w:rsidRPr="00444748">
        <w:rPr>
          <w:i/>
        </w:rPr>
        <w:t xml:space="preserve"> t</w:t>
      </w:r>
      <w:r w:rsidRPr="00444748">
        <w:t>:</w:t>
      </w:r>
    </w:p>
    <w:p w14:paraId="6922CADF" w14:textId="77777777" w:rsidR="004C5A6A" w:rsidRDefault="004C5A6A" w:rsidP="00924432">
      <w:r w:rsidRPr="009A4A27">
        <w:tab/>
      </w:r>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x=1</m:t>
            </m:r>
          </m:sub>
          <m:sup>
            <m:r>
              <w:rPr>
                <w:rFonts w:ascii="Cambria Math" w:hAnsi="Cambria Math"/>
              </w:rPr>
              <m:t>m</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t,x</m:t>
                </m:r>
              </m:sub>
            </m:sSub>
          </m:e>
        </m:nary>
      </m:oMath>
      <w:r w:rsidRPr="009A4A27">
        <w:tab/>
      </w:r>
      <w:r w:rsidRPr="009A4A27">
        <w:tab/>
      </w:r>
    </w:p>
    <w:p w14:paraId="76CDB216" w14:textId="77777777" w:rsidR="004C5A6A" w:rsidRDefault="004C5A6A" w:rsidP="00924432"/>
    <w:p w14:paraId="4C35F778" w14:textId="77777777" w:rsidR="004C5A6A" w:rsidRPr="009A4A27" w:rsidRDefault="004C5A6A" w:rsidP="00924432">
      <w:r w:rsidRPr="009A4A27">
        <w:t>were aggregated into an index that is effectively a weighted geometric mean relative abundance:</w:t>
      </w:r>
    </w:p>
    <w:p w14:paraId="56659FA5" w14:textId="6A126170" w:rsidR="004C5A6A" w:rsidRDefault="004C5A6A" w:rsidP="00924432">
      <w:r w:rsidRPr="009A4A27">
        <w:tab/>
      </w:r>
      <m:oMath>
        <m:sSub>
          <m:sSubPr>
            <m:ctrlPr>
              <w:rPr>
                <w:rFonts w:ascii="Cambria Math" w:hAnsi="Cambria Math"/>
              </w:rPr>
            </m:ctrlPr>
          </m:sSubPr>
          <m:e>
            <m:r>
              <m:rPr>
                <m:sty m:val="p"/>
              </m:rPr>
              <w:rPr>
                <w:rFonts w:ascii="Cambria Math" w:hAnsi="Cambria Math"/>
              </w:rPr>
              <m:t>LPI</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LPI</m:t>
            </m:r>
          </m:e>
          <m:sub>
            <m:r>
              <m:rPr>
                <m:sty m:val="p"/>
              </m:rPr>
              <w:rPr>
                <w:rFonts w:ascii="Cambria Math" w:hAnsi="Cambria Math"/>
              </w:rPr>
              <m:t>t-1</m:t>
            </m:r>
          </m:sub>
        </m:sSub>
        <m:sSup>
          <m:sSupPr>
            <m:ctrlPr>
              <w:rPr>
                <w:rFonts w:ascii="Cambria Math" w:hAnsi="Cambria Math"/>
              </w:rPr>
            </m:ctrlPr>
          </m:sSupPr>
          <m:e>
            <m:r>
              <m:rPr>
                <m:sty m:val="p"/>
              </m:rPr>
              <w:rPr>
                <w:rFonts w:ascii="Cambria Math" w:hAnsi="Cambria Math"/>
              </w:rPr>
              <m:t>10</m:t>
            </m:r>
          </m:e>
          <m:sup>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d</m:t>
                    </m:r>
                  </m:e>
                </m:acc>
              </m:e>
              <m:sub>
                <m:r>
                  <m:rPr>
                    <m:sty m:val="p"/>
                  </m:rPr>
                  <w:rPr>
                    <w:rFonts w:ascii="Cambria Math" w:hAnsi="Cambria Math"/>
                  </w:rPr>
                  <m:t>t</m:t>
                </m:r>
              </m:sub>
            </m:sSub>
          </m:sup>
        </m:sSup>
      </m:oMath>
      <w:r w:rsidRPr="009A4A27">
        <w:tab/>
      </w:r>
    </w:p>
    <w:p w14:paraId="75958CC9" w14:textId="77777777" w:rsidR="00801153" w:rsidRDefault="00801153" w:rsidP="00924432"/>
    <w:p w14:paraId="037BB5F0" w14:textId="32E49931" w:rsidR="00801153" w:rsidRDefault="00801153" w:rsidP="00801153">
      <w:r w:rsidRPr="009A4A27">
        <w:tab/>
      </w:r>
      <m:oMath>
        <m:sSub>
          <m:sSubPr>
            <m:ctrlPr>
              <w:rPr>
                <w:rFonts w:ascii="Cambria Math" w:hAnsi="Cambria Math"/>
              </w:rPr>
            </m:ctrlPr>
          </m:sSubPr>
          <m:e>
            <m:r>
              <m:rPr>
                <m:sty m:val="p"/>
              </m:rPr>
              <w:rPr>
                <w:rFonts w:ascii="Cambria Math" w:hAnsi="Cambria Math"/>
              </w:rPr>
              <m:t>LPI</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LPI</m:t>
            </m:r>
          </m:e>
          <m:sub>
            <m:r>
              <m:rPr>
                <m:sty m:val="p"/>
              </m:rPr>
              <w:rPr>
                <w:rFonts w:ascii="Cambria Math" w:hAnsi="Cambria Math"/>
              </w:rPr>
              <m:t>t-1</m:t>
            </m:r>
          </m:sub>
        </m:sSub>
        <m:r>
          <m:rPr>
            <m:sty m:val="p"/>
          </m:rPr>
          <w:rPr>
            <w:rFonts w:ascii="Cambria Math" w:hAnsi="Cambria Math"/>
          </w:rPr>
          <m:t>*10^</m:t>
        </m:r>
        <m:d>
          <m:dPr>
            <m:ctrlPr>
              <w:rPr>
                <w:rFonts w:ascii="Cambria Math" w:hAnsi="Cambria Math"/>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x=1</m:t>
                </m:r>
              </m:sub>
              <m:sup>
                <m:r>
                  <w:rPr>
                    <w:rFonts w:ascii="Cambria Math" w:hAnsi="Cambria Math"/>
                  </w:rPr>
                  <m:t>m</m:t>
                </m:r>
              </m:sup>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fName>
                  <m:e>
                    <m:d>
                      <m:dPr>
                        <m:ctrlPr>
                          <w:rPr>
                            <w:rFonts w:ascii="Cambria Math" w:hAnsi="Cambria Math"/>
                          </w:rPr>
                        </m:ctrlPr>
                      </m:dPr>
                      <m:e>
                        <m:f>
                          <m:fPr>
                            <m:type m:val="lin"/>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t</m:t>
                                </m:r>
                                <m:r>
                                  <m:rPr>
                                    <m:sty m:val="p"/>
                                  </m:rPr>
                                  <w:rPr>
                                    <w:rFonts w:ascii="Cambria Math" w:hAnsi="Cambria Math"/>
                                  </w:rPr>
                                  <m:t>,</m:t>
                                </m:r>
                                <m:r>
                                  <w:rPr>
                                    <w:rFonts w:ascii="Cambria Math" w:hAnsi="Cambria Math"/>
                                  </w:rPr>
                                  <m:t>x</m:t>
                                </m:r>
                              </m:sub>
                            </m:sSub>
                          </m:num>
                          <m:den>
                            <m:sSub>
                              <m:sSubPr>
                                <m:ctrlPr>
                                  <w:rPr>
                                    <w:rFonts w:ascii="Cambria Math" w:hAnsi="Cambria Math"/>
                                  </w:rPr>
                                </m:ctrlPr>
                              </m:sSubPr>
                              <m:e>
                                <m:r>
                                  <w:rPr>
                                    <w:rFonts w:ascii="Cambria Math" w:hAnsi="Cambria Math"/>
                                  </w:rPr>
                                  <m:t>N</m:t>
                                </m:r>
                              </m:e>
                              <m:sub>
                                <m:r>
                                  <w:rPr>
                                    <w:rFonts w:ascii="Cambria Math" w:hAnsi="Cambria Math"/>
                                  </w:rPr>
                                  <m:t>t</m:t>
                                </m:r>
                                <m:r>
                                  <m:rPr>
                                    <m:sty m:val="p"/>
                                  </m:rPr>
                                  <w:rPr>
                                    <w:rFonts w:ascii="Cambria Math" w:hAnsi="Cambria Math"/>
                                  </w:rPr>
                                  <m:t>-1,</m:t>
                                </m:r>
                                <m:r>
                                  <w:rPr>
                                    <w:rFonts w:ascii="Cambria Math" w:hAnsi="Cambria Math"/>
                                  </w:rPr>
                                  <m:t>x</m:t>
                                </m:r>
                              </m:sub>
                            </m:sSub>
                          </m:den>
                        </m:f>
                      </m:e>
                    </m:d>
                  </m:e>
                </m:func>
                <m:r>
                  <m:rPr>
                    <m:sty m:val="p"/>
                  </m:rPr>
                  <w:rPr>
                    <w:rFonts w:ascii="Cambria Math" w:hAnsi="Cambria Math"/>
                  </w:rPr>
                  <m:t xml:space="preserve"> </m:t>
                </m:r>
              </m:e>
            </m:nary>
          </m:e>
        </m:d>
      </m:oMath>
      <w:r w:rsidRPr="009A4A27">
        <w:tab/>
      </w:r>
    </w:p>
    <w:p w14:paraId="0546E3B3" w14:textId="77777777" w:rsidR="00801153" w:rsidRDefault="00801153" w:rsidP="00924432"/>
    <w:p w14:paraId="0FD2DC98" w14:textId="77777777" w:rsidR="004C5A6A" w:rsidRDefault="004C5A6A" w:rsidP="00924432"/>
    <w:p w14:paraId="718EE9EE" w14:textId="27AF23A1" w:rsidR="004B1BF2" w:rsidRDefault="006910D4" w:rsidP="00924432">
      <w:r>
        <w:lastRenderedPageBreak/>
        <w:t>The index was calculated</w:t>
      </w:r>
      <w:r w:rsidR="001E265D" w:rsidRPr="00D827FE">
        <w:t xml:space="preserve"> by setting the base year (2015) to </w:t>
      </w:r>
      <w:r w:rsidR="004C7F2E">
        <w:t>1</w:t>
      </w:r>
      <w:r w:rsidR="001E265D" w:rsidRPr="00D827FE">
        <w:t xml:space="preserve">, and calculating subsequent changes in reference to </w:t>
      </w:r>
      <w:r w:rsidR="001555E1" w:rsidRPr="00D827FE">
        <w:t>the previous</w:t>
      </w:r>
      <w:r w:rsidR="001E265D" w:rsidRPr="00D827FE">
        <w:t xml:space="preserve"> year.  </w:t>
      </w:r>
    </w:p>
    <w:p w14:paraId="1A99C32B" w14:textId="77777777" w:rsidR="00622153" w:rsidRPr="00D827FE" w:rsidRDefault="00622153" w:rsidP="00924432"/>
    <w:p w14:paraId="34D249D8" w14:textId="77777777" w:rsidR="00D72549" w:rsidRDefault="004B1BF2" w:rsidP="00924432">
      <w:r w:rsidRPr="00D827FE">
        <w:t>We calculated LPIs for each of the two policies for each LME</w:t>
      </w:r>
      <w:r w:rsidR="00D72549">
        <w:t>:</w:t>
      </w:r>
    </w:p>
    <w:p w14:paraId="3A1A59B8" w14:textId="49ECA6C6" w:rsidR="00D72549" w:rsidRDefault="00D72549" w:rsidP="00924432">
      <w:pPr>
        <w:pStyle w:val="ListParagraph"/>
        <w:numPr>
          <w:ilvl w:val="0"/>
          <w:numId w:val="22"/>
        </w:numPr>
      </w:pPr>
      <w:r>
        <w:t>An LPI based on species currently in the LPI database;</w:t>
      </w:r>
    </w:p>
    <w:p w14:paraId="7C490275" w14:textId="7936FE2A" w:rsidR="00AF57E8" w:rsidRDefault="00D72549" w:rsidP="00924432">
      <w:pPr>
        <w:pStyle w:val="ListParagraph"/>
        <w:numPr>
          <w:ilvl w:val="0"/>
          <w:numId w:val="22"/>
        </w:numPr>
      </w:pPr>
      <w:r>
        <w:t>an LPI with all species in the compil</w:t>
      </w:r>
      <w:r w:rsidR="00C02A99">
        <w:t xml:space="preserve">ed list, which was always longer, and typically included additional function groups, as well as sampling </w:t>
      </w:r>
      <w:r w:rsidR="007B44ED">
        <w:t>more frequently from the functional groups currently represented in the LPI</w:t>
      </w:r>
      <w:r w:rsidR="004B1BF2" w:rsidRPr="00D827FE">
        <w:t xml:space="preserve">. </w:t>
      </w:r>
    </w:p>
    <w:p w14:paraId="005D24DE" w14:textId="77777777" w:rsidR="00A56954" w:rsidRDefault="00A56954" w:rsidP="00924432"/>
    <w:p w14:paraId="30ED9F5D" w14:textId="05F78D3D" w:rsidR="003E5669" w:rsidRDefault="003E5669" w:rsidP="00924432">
      <w:pPr>
        <w:rPr>
          <w:ins w:id="20" w:author="Emily Nicholson" w:date="2015-11-23T14:02:00Z"/>
        </w:rPr>
      </w:pPr>
      <w:r>
        <w:t>We undertook sensitivity analysis by bootstrapping…</w:t>
      </w:r>
      <w:r w:rsidR="001110FF">
        <w:t xml:space="preserve"> (see LPI papers).</w:t>
      </w:r>
    </w:p>
    <w:p w14:paraId="4902C1EC" w14:textId="77777777" w:rsidR="002A659F" w:rsidRDefault="002A659F">
      <w:pPr>
        <w:pStyle w:val="ListParagraph"/>
        <w:ind w:left="1980"/>
        <w:rPr>
          <w:ins w:id="21" w:author="Emily Nicholson" w:date="2015-11-23T10:55:00Z"/>
        </w:rPr>
        <w:pPrChange w:id="22" w:author="Emily Nicholson" w:date="2015-11-23T10:57:00Z">
          <w:pPr>
            <w:spacing w:line="360" w:lineRule="auto"/>
          </w:pPr>
        </w:pPrChange>
      </w:pPr>
    </w:p>
    <w:p w14:paraId="27200297" w14:textId="197B911D" w:rsidR="00FC7475" w:rsidRPr="00D827FE" w:rsidDel="00FC7475" w:rsidRDefault="00FC7475">
      <w:pPr>
        <w:pStyle w:val="ListParagraph"/>
        <w:numPr>
          <w:ilvl w:val="3"/>
          <w:numId w:val="12"/>
        </w:numPr>
        <w:rPr>
          <w:del w:id="23" w:author="Emily Nicholson" w:date="2015-11-23T10:56:00Z"/>
        </w:rPr>
        <w:pPrChange w:id="24" w:author="Emily Nicholson" w:date="2015-11-23T10:56:00Z">
          <w:pPr>
            <w:spacing w:line="360" w:lineRule="auto"/>
          </w:pPr>
        </w:pPrChange>
      </w:pPr>
    </w:p>
    <w:p w14:paraId="7A43F681" w14:textId="77777777" w:rsidR="00335709" w:rsidRPr="00D827FE" w:rsidRDefault="00335709" w:rsidP="00924432">
      <w:pPr>
        <w:rPr>
          <w:b/>
        </w:rPr>
      </w:pPr>
      <w:r w:rsidRPr="00D827FE">
        <w:rPr>
          <w:b/>
        </w:rPr>
        <w:t>Analyses</w:t>
      </w:r>
    </w:p>
    <w:p w14:paraId="7815E88A" w14:textId="6BCB7F59" w:rsidR="00335709" w:rsidRPr="002E263C" w:rsidRDefault="00F33301" w:rsidP="00924432">
      <w:pPr>
        <w:rPr>
          <w:highlight w:val="yellow"/>
        </w:rPr>
      </w:pPr>
      <w:r w:rsidRPr="002E263C">
        <w:rPr>
          <w:highlight w:val="yellow"/>
        </w:rPr>
        <w:t>Put in details on…</w:t>
      </w:r>
    </w:p>
    <w:p w14:paraId="08E4398D" w14:textId="77777777" w:rsidR="006309AE" w:rsidRPr="002E263C" w:rsidRDefault="00335709" w:rsidP="00924432">
      <w:pPr>
        <w:pStyle w:val="ListParagraph"/>
        <w:numPr>
          <w:ilvl w:val="0"/>
          <w:numId w:val="18"/>
        </w:numPr>
        <w:rPr>
          <w:highlight w:val="yellow"/>
        </w:rPr>
      </w:pPr>
      <w:r w:rsidRPr="002E263C">
        <w:rPr>
          <w:highlight w:val="yellow"/>
        </w:rPr>
        <w:t>How do current indic</w:t>
      </w:r>
      <w:r w:rsidR="00BE6D3A" w:rsidRPr="002E263C">
        <w:rPr>
          <w:highlight w:val="yellow"/>
        </w:rPr>
        <w:t>ators sample what is in the LME? (essentially a comparison of data in the RL and LPI datasets vs what is in the LME)</w:t>
      </w:r>
    </w:p>
    <w:p w14:paraId="3244B8E3" w14:textId="45AD57DE" w:rsidR="00024253" w:rsidRDefault="00335709" w:rsidP="00924432">
      <w:pPr>
        <w:pStyle w:val="ListParagraph"/>
        <w:numPr>
          <w:ilvl w:val="0"/>
          <w:numId w:val="18"/>
        </w:numPr>
        <w:rPr>
          <w:ins w:id="25" w:author="Emily Nicholson" w:date="2015-11-23T13:40:00Z"/>
          <w:highlight w:val="yellow"/>
        </w:rPr>
      </w:pPr>
      <w:del w:id="26" w:author="Emily Nicholson" w:date="2015-11-23T13:56:00Z">
        <w:r w:rsidRPr="002E263C" w:rsidDel="004E7FED">
          <w:rPr>
            <w:highlight w:val="yellow"/>
          </w:rPr>
          <w:delText>Sensitivity analyses</w:delText>
        </w:r>
      </w:del>
      <w:ins w:id="27" w:author="Emily Nicholson" w:date="2015-11-23T13:40:00Z">
        <w:r w:rsidR="00024253">
          <w:rPr>
            <w:highlight w:val="yellow"/>
          </w:rPr>
          <w:t>Uncertainty</w:t>
        </w:r>
      </w:ins>
    </w:p>
    <w:p w14:paraId="12429F60" w14:textId="612DF625" w:rsidR="00024253" w:rsidRDefault="00024253">
      <w:pPr>
        <w:pStyle w:val="ListParagraph"/>
        <w:numPr>
          <w:ilvl w:val="1"/>
          <w:numId w:val="18"/>
        </w:numPr>
        <w:rPr>
          <w:ins w:id="28" w:author="Emily Nicholson" w:date="2015-11-23T13:53:00Z"/>
          <w:highlight w:val="yellow"/>
        </w:rPr>
        <w:pPrChange w:id="29" w:author="Emily Nicholson" w:date="2015-11-23T13:40:00Z">
          <w:pPr>
            <w:pStyle w:val="ListParagraph"/>
            <w:numPr>
              <w:numId w:val="18"/>
            </w:numPr>
            <w:spacing w:line="360" w:lineRule="auto"/>
            <w:ind w:left="360" w:hanging="360"/>
          </w:pPr>
        </w:pPrChange>
      </w:pPr>
      <w:ins w:id="30" w:author="Emily Nicholson" w:date="2015-11-23T13:40:00Z">
        <w:r>
          <w:rPr>
            <w:highlight w:val="yellow"/>
          </w:rPr>
          <w:t>Generation length</w:t>
        </w:r>
      </w:ins>
      <w:ins w:id="31" w:author="Emily Nicholson" w:date="2015-11-23T13:53:00Z">
        <w:r w:rsidR="00833DDF">
          <w:rPr>
            <w:highlight w:val="yellow"/>
          </w:rPr>
          <w:t>: range of Index values</w:t>
        </w:r>
      </w:ins>
      <w:ins w:id="32" w:author="Emily Nicholson" w:date="2015-11-23T13:56:00Z">
        <w:r w:rsidR="004E7FED">
          <w:rPr>
            <w:highlight w:val="yellow"/>
          </w:rPr>
          <w:t xml:space="preserve"> (</w:t>
        </w:r>
      </w:ins>
      <w:ins w:id="33" w:author="Emily Nicholson" w:date="2015-11-23T13:57:00Z">
        <w:r w:rsidR="004E7FED">
          <w:rPr>
            <w:highlight w:val="yellow"/>
          </w:rPr>
          <w:t>sensitivity</w:t>
        </w:r>
      </w:ins>
      <w:ins w:id="34" w:author="Emily Nicholson" w:date="2015-11-23T13:56:00Z">
        <w:r w:rsidR="004E7FED">
          <w:rPr>
            <w:highlight w:val="yellow"/>
          </w:rPr>
          <w:t xml:space="preserve"> analysis)</w:t>
        </w:r>
      </w:ins>
    </w:p>
    <w:p w14:paraId="0C61A529" w14:textId="0E903835" w:rsidR="00833DDF" w:rsidRDefault="00833DDF">
      <w:pPr>
        <w:pStyle w:val="ListParagraph"/>
        <w:numPr>
          <w:ilvl w:val="1"/>
          <w:numId w:val="18"/>
        </w:numPr>
        <w:rPr>
          <w:ins w:id="35" w:author="Emily Nicholson" w:date="2015-11-23T13:57:00Z"/>
          <w:highlight w:val="yellow"/>
        </w:rPr>
        <w:pPrChange w:id="36" w:author="Emily Nicholson" w:date="2015-11-23T13:40:00Z">
          <w:pPr>
            <w:pStyle w:val="ListParagraph"/>
            <w:numPr>
              <w:numId w:val="18"/>
            </w:numPr>
            <w:spacing w:line="360" w:lineRule="auto"/>
            <w:ind w:left="360" w:hanging="360"/>
          </w:pPr>
        </w:pPrChange>
      </w:pPr>
      <w:ins w:id="37" w:author="Emily Nicholson" w:date="2015-11-23T13:53:00Z">
        <w:r>
          <w:rPr>
            <w:highlight w:val="yellow"/>
          </w:rPr>
          <w:t>Assumption about decline outside the simulation window</w:t>
        </w:r>
      </w:ins>
      <w:ins w:id="38" w:author="Emily Nicholson" w:date="2015-11-23T13:57:00Z">
        <w:r w:rsidR="004E7FED">
          <w:rPr>
            <w:highlight w:val="yellow"/>
          </w:rPr>
          <w:t xml:space="preserve"> (sensitivity analysis)</w:t>
        </w:r>
      </w:ins>
    </w:p>
    <w:p w14:paraId="006FBAA6" w14:textId="4AE99608" w:rsidR="00E06888" w:rsidRDefault="00E06888">
      <w:pPr>
        <w:pStyle w:val="ListParagraph"/>
        <w:numPr>
          <w:ilvl w:val="1"/>
          <w:numId w:val="18"/>
        </w:numPr>
        <w:rPr>
          <w:ins w:id="39" w:author="Emily Nicholson" w:date="2015-11-23T13:40:00Z"/>
          <w:highlight w:val="yellow"/>
        </w:rPr>
        <w:pPrChange w:id="40" w:author="Emily Nicholson" w:date="2015-11-23T13:40:00Z">
          <w:pPr>
            <w:pStyle w:val="ListParagraph"/>
            <w:numPr>
              <w:numId w:val="18"/>
            </w:numPr>
            <w:spacing w:line="360" w:lineRule="auto"/>
            <w:ind w:left="360" w:hanging="360"/>
          </w:pPr>
        </w:pPrChange>
      </w:pPr>
      <w:ins w:id="41" w:author="Emily Nicholson" w:date="2015-11-23T13:57:00Z">
        <w:r>
          <w:rPr>
            <w:highlight w:val="yellow"/>
          </w:rPr>
          <w:t>Maybe trophic level across FGs?</w:t>
        </w:r>
      </w:ins>
    </w:p>
    <w:p w14:paraId="4DED1B3C" w14:textId="28BF69C2" w:rsidR="00024253" w:rsidRDefault="00E804A8">
      <w:pPr>
        <w:pStyle w:val="ListParagraph"/>
        <w:numPr>
          <w:ilvl w:val="1"/>
          <w:numId w:val="18"/>
        </w:numPr>
        <w:rPr>
          <w:ins w:id="42" w:author="Emily Nicholson" w:date="2015-11-23T15:16:00Z"/>
          <w:highlight w:val="yellow"/>
        </w:rPr>
        <w:pPrChange w:id="43" w:author="Emily Nicholson" w:date="2015-11-23T13:40:00Z">
          <w:pPr>
            <w:pStyle w:val="ListParagraph"/>
            <w:numPr>
              <w:numId w:val="18"/>
            </w:numPr>
            <w:spacing w:line="360" w:lineRule="auto"/>
            <w:ind w:left="360" w:hanging="360"/>
          </w:pPr>
        </w:pPrChange>
      </w:pPr>
      <w:ins w:id="44" w:author="Emily Nicholson" w:date="2015-11-23T13:52:00Z">
        <w:r>
          <w:rPr>
            <w:highlight w:val="yellow"/>
          </w:rPr>
          <w:t>LPI: bootstrapping (the chance</w:t>
        </w:r>
        <w:r w:rsidR="00412EE8">
          <w:rPr>
            <w:highlight w:val="yellow"/>
          </w:rPr>
          <w:t>/influence</w:t>
        </w:r>
        <w:r>
          <w:rPr>
            <w:highlight w:val="yellow"/>
          </w:rPr>
          <w:t xml:space="preserve"> of including a given species</w:t>
        </w:r>
      </w:ins>
      <w:ins w:id="45" w:author="Emily Nicholson" w:date="2015-11-23T13:53:00Z">
        <w:r w:rsidR="00912D22">
          <w:rPr>
            <w:highlight w:val="yellow"/>
          </w:rPr>
          <w:t>, or 10%</w:t>
        </w:r>
      </w:ins>
      <w:ins w:id="46" w:author="Emily Nicholson" w:date="2015-11-23T13:52:00Z">
        <w:r>
          <w:rPr>
            <w:highlight w:val="yellow"/>
          </w:rPr>
          <w:t>)</w:t>
        </w:r>
      </w:ins>
    </w:p>
    <w:p w14:paraId="34F51593" w14:textId="4605C624" w:rsidR="00E774CD" w:rsidRDefault="00E774CD">
      <w:pPr>
        <w:pStyle w:val="ListParagraph"/>
        <w:numPr>
          <w:ilvl w:val="1"/>
          <w:numId w:val="18"/>
        </w:numPr>
        <w:rPr>
          <w:ins w:id="47" w:author="Emily Nicholson" w:date="2015-11-23T15:18:00Z"/>
          <w:highlight w:val="yellow"/>
        </w:rPr>
        <w:pPrChange w:id="48" w:author="Emily Nicholson" w:date="2015-11-23T13:40:00Z">
          <w:pPr>
            <w:pStyle w:val="ListParagraph"/>
            <w:numPr>
              <w:numId w:val="18"/>
            </w:numPr>
            <w:spacing w:line="360" w:lineRule="auto"/>
            <w:ind w:left="360" w:hanging="360"/>
          </w:pPr>
        </w:pPrChange>
      </w:pPr>
      <w:ins w:id="49" w:author="Emily Nicholson" w:date="2015-11-23T15:16:00Z">
        <w:r>
          <w:rPr>
            <w:highlight w:val="yellow"/>
          </w:rPr>
          <w:t xml:space="preserve">Treat current </w:t>
        </w:r>
      </w:ins>
      <w:ins w:id="50" w:author="Emily Nicholson" w:date="2015-11-23T15:17:00Z">
        <w:r>
          <w:rPr>
            <w:highlight w:val="yellow"/>
          </w:rPr>
          <w:t>index samples as ‘samples’. Try other subsets (e.g. random subsets of the same size, non-random across functional groups but random within functional groups.</w:t>
        </w:r>
      </w:ins>
    </w:p>
    <w:p w14:paraId="562B9DB4" w14:textId="29F47FD7" w:rsidR="00A76215" w:rsidRPr="002E263C" w:rsidRDefault="00A76215">
      <w:pPr>
        <w:pStyle w:val="ListParagraph"/>
        <w:numPr>
          <w:ilvl w:val="1"/>
          <w:numId w:val="18"/>
        </w:numPr>
        <w:rPr>
          <w:highlight w:val="yellow"/>
        </w:rPr>
        <w:pPrChange w:id="51" w:author="Emily Nicholson" w:date="2015-11-23T13:40:00Z">
          <w:pPr>
            <w:pStyle w:val="ListParagraph"/>
            <w:numPr>
              <w:numId w:val="18"/>
            </w:numPr>
            <w:spacing w:line="360" w:lineRule="auto"/>
            <w:ind w:left="360" w:hanging="360"/>
          </w:pPr>
        </w:pPrChange>
      </w:pPr>
      <w:ins w:id="52" w:author="Emily Nicholson" w:date="2015-11-23T15:18:00Z">
        <w:r>
          <w:rPr>
            <w:highlight w:val="yellow"/>
          </w:rPr>
          <w:t xml:space="preserve">How </w:t>
        </w:r>
      </w:ins>
      <w:ins w:id="53" w:author="Emily Nicholson" w:date="2015-11-23T15:19:00Z">
        <w:r>
          <w:rPr>
            <w:highlight w:val="yellow"/>
          </w:rPr>
          <w:t xml:space="preserve">would we actively add to the current samples to redress the balance? </w:t>
        </w:r>
      </w:ins>
    </w:p>
    <w:p w14:paraId="4A087FCA" w14:textId="77777777" w:rsidR="005B6111" w:rsidRPr="00D827FE" w:rsidRDefault="005B6111" w:rsidP="00924432"/>
    <w:p w14:paraId="431B33D6" w14:textId="43DEF812" w:rsidR="0083045A" w:rsidRPr="002E263C" w:rsidRDefault="0038649F" w:rsidP="00924432">
      <w:pPr>
        <w:pStyle w:val="Heading2"/>
        <w:rPr>
          <w:i w:val="0"/>
          <w:sz w:val="24"/>
          <w:szCs w:val="24"/>
        </w:rPr>
      </w:pPr>
      <w:r w:rsidRPr="002E263C">
        <w:rPr>
          <w:i w:val="0"/>
          <w:sz w:val="24"/>
          <w:szCs w:val="24"/>
        </w:rPr>
        <w:t>Results</w:t>
      </w:r>
    </w:p>
    <w:p w14:paraId="124F15FE" w14:textId="48D5250B" w:rsidR="002E263C" w:rsidRDefault="00436E2A" w:rsidP="00924432">
      <w:r>
        <w:t>The concordance of response of the three in</w:t>
      </w:r>
      <w:r w:rsidR="00227B48">
        <w:t xml:space="preserve">dicators was relatively similar but </w:t>
      </w:r>
      <w:r>
        <w:t xml:space="preserve">variable among the </w:t>
      </w:r>
      <w:r w:rsidR="00825B9C" w:rsidRPr="00825B9C">
        <w:rPr>
          <w:highlight w:val="yellow"/>
        </w:rPr>
        <w:t>three</w:t>
      </w:r>
      <w:r>
        <w:t xml:space="preserve"> </w:t>
      </w:r>
      <w:r w:rsidR="00825B9C">
        <w:t>modelled systems</w:t>
      </w:r>
      <w:r>
        <w:t xml:space="preserve">.  Each demonstrated that a complete reduction in fishing effort resulted in </w:t>
      </w:r>
      <w:r w:rsidR="006527AE">
        <w:t xml:space="preserve">higher index values than halving effort.  </w:t>
      </w:r>
      <w:r w:rsidR="00EB062F">
        <w:t>Etc…</w:t>
      </w:r>
    </w:p>
    <w:p w14:paraId="52559AFB" w14:textId="6AD735BB" w:rsidR="00543D76" w:rsidRDefault="00543D76" w:rsidP="00924432">
      <w:r>
        <w:t>How well they represented the ‘truth’ d</w:t>
      </w:r>
      <w:r w:rsidR="00736CD4">
        <w:t>e</w:t>
      </w:r>
      <w:r>
        <w:t>pending on evenness of representation across groups??</w:t>
      </w:r>
      <w:r w:rsidR="00FD2D77">
        <w:t xml:space="preserve"> How to analyse that?</w:t>
      </w:r>
    </w:p>
    <w:p w14:paraId="76D7359E" w14:textId="77777777" w:rsidR="00AB42FE" w:rsidRPr="00D827FE" w:rsidRDefault="00AB42FE" w:rsidP="00924432"/>
    <w:p w14:paraId="2438C763" w14:textId="3B28B4FD" w:rsidR="00D66CDB" w:rsidRPr="00882799" w:rsidRDefault="00644545" w:rsidP="00924432">
      <w:pPr>
        <w:pStyle w:val="Heading3"/>
        <w:rPr>
          <w:i/>
        </w:rPr>
      </w:pPr>
      <w:r w:rsidRPr="00882799">
        <w:rPr>
          <w:i/>
        </w:rPr>
        <w:t>Marine trophic index</w:t>
      </w:r>
    </w:p>
    <w:p w14:paraId="549BBCA3" w14:textId="77777777" w:rsidR="00041715" w:rsidRDefault="005F3E31" w:rsidP="00924432">
      <w:r>
        <w:t xml:space="preserve">Across the 4 modelled systems thus far, the MTI </w:t>
      </w:r>
      <w:r w:rsidR="00F350F3">
        <w:t xml:space="preserve">was highly variable. Generally the biomass MTI (‘truth’) increased slightly with the policies (with the exception of </w:t>
      </w:r>
      <w:r w:rsidR="00041715">
        <w:t xml:space="preserve">the Gulf of Califnornia – not sure what is happening there). </w:t>
      </w:r>
    </w:p>
    <w:p w14:paraId="2C2232AA" w14:textId="77777777" w:rsidR="00041715" w:rsidRDefault="00041715" w:rsidP="00924432"/>
    <w:p w14:paraId="276F4EEE" w14:textId="35AA8B27" w:rsidR="005F3E31" w:rsidRDefault="00041715" w:rsidP="00924432">
      <w:r>
        <w:t>In short, the MTI of landings or catch were unpredictable, sometimes increasing, sometimes decreasing, sometimes with landings and catch going in the opposite directions.</w:t>
      </w:r>
    </w:p>
    <w:p w14:paraId="0682FA82" w14:textId="77777777" w:rsidR="00F350F3" w:rsidRDefault="00F350F3" w:rsidP="00924432"/>
    <w:p w14:paraId="3145F1BD" w14:textId="388F58EC" w:rsidR="006740E8" w:rsidRPr="00D827FE" w:rsidRDefault="00852C0E" w:rsidP="00924432">
      <w:r w:rsidRPr="00D827FE">
        <w:t xml:space="preserve">Given that an increase in MTI suggests an improvement in biodiversity, the landings MTI </w:t>
      </w:r>
      <w:r w:rsidR="00102FCD" w:rsidRPr="00D827FE">
        <w:t xml:space="preserve">is </w:t>
      </w:r>
      <w:r w:rsidR="00041715">
        <w:t xml:space="preserve">often </w:t>
      </w:r>
      <w:r w:rsidR="00102FCD" w:rsidRPr="00D827FE">
        <w:t xml:space="preserve">giving the wrong picture. </w:t>
      </w:r>
      <w:r w:rsidR="00307EE0" w:rsidRPr="00D827FE">
        <w:t>This is because a decline in the MTI may be the result of a range of factors</w:t>
      </w:r>
      <w:r w:rsidR="00F10732" w:rsidRPr="00D827FE">
        <w:t xml:space="preserve">, including reduction in effort, and type </w:t>
      </w:r>
      <w:r w:rsidR="00F10732" w:rsidRPr="00D827FE">
        <w:lastRenderedPageBreak/>
        <w:t>of effort (i.e. species targeted), which we would expect to result in certain shifts in landings MTI.</w:t>
      </w:r>
      <w:r w:rsidR="00D63308" w:rsidRPr="00D827FE">
        <w:t xml:space="preserve"> </w:t>
      </w:r>
      <w:r w:rsidR="008963E8" w:rsidRPr="00D827FE">
        <w:t xml:space="preserve">A decline in MTI could simply mean that fisheries have changed target species (and this indeed </w:t>
      </w:r>
      <w:r w:rsidR="00DB0F01" w:rsidRPr="00D827FE">
        <w:t>is</w:t>
      </w:r>
      <w:r w:rsidR="008963E8" w:rsidRPr="00D827FE">
        <w:t xml:space="preserve"> the case </w:t>
      </w:r>
      <w:r w:rsidR="00DB0F01" w:rsidRPr="00D827FE">
        <w:t xml:space="preserve">here </w:t>
      </w:r>
      <w:r w:rsidR="008963E8" w:rsidRPr="00D827FE">
        <w:t>– bottom trawl target</w:t>
      </w:r>
      <w:r w:rsidR="00305910" w:rsidRPr="00D827FE">
        <w:t>s</w:t>
      </w:r>
      <w:r w:rsidR="00E66C13" w:rsidRPr="00D827FE">
        <w:t xml:space="preserve"> higher trophic level species) </w:t>
      </w:r>
      <w:r w:rsidR="008963E8" w:rsidRPr="00D827FE">
        <w:t>or spatial area targeted</w:t>
      </w:r>
      <w:r w:rsidR="0073245D" w:rsidRPr="00D827FE">
        <w:t>.</w:t>
      </w:r>
      <w:r w:rsidR="008963E8" w:rsidRPr="00D827FE">
        <w:t xml:space="preserve"> </w:t>
      </w:r>
      <w:r w:rsidR="0073245D" w:rsidRPr="00D827FE">
        <w:t>Thus</w:t>
      </w:r>
      <w:r w:rsidR="008963E8" w:rsidRPr="00D827FE">
        <w:t xml:space="preserve">, a decline in MTI is supposed to be negative from an ecological point of view only </w:t>
      </w:r>
      <w:r w:rsidR="0063661D" w:rsidRPr="00D827FE">
        <w:t xml:space="preserve">if </w:t>
      </w:r>
      <w:r w:rsidR="008963E8" w:rsidRPr="00D827FE">
        <w:t xml:space="preserve">it takes place together with a certain, specific reduction in the amount of landings. </w:t>
      </w:r>
      <w:r w:rsidR="007A68BC" w:rsidRPr="00D827FE">
        <w:t>This makes the interpretation of the index under policy scenarios complex.</w:t>
      </w:r>
      <w:r w:rsidR="00813253" w:rsidRPr="00D827FE">
        <w:t xml:space="preserve"> </w:t>
      </w:r>
      <w:r w:rsidR="00FE48D6" w:rsidRPr="00D827FE">
        <w:t xml:space="preserve">Note that </w:t>
      </w:r>
      <w:r w:rsidR="008963E8" w:rsidRPr="00D827FE">
        <w:t xml:space="preserve">Pauly </w:t>
      </w:r>
      <w:r w:rsidR="0094612C" w:rsidRPr="00D827FE">
        <w:t>and colleagues developed</w:t>
      </w:r>
      <w:r w:rsidR="008963E8" w:rsidRPr="00D827FE">
        <w:t xml:space="preserve"> the “fishing in balance”</w:t>
      </w:r>
      <w:r w:rsidR="00EA6411" w:rsidRPr="00D827FE">
        <w:t xml:space="preserve"> (</w:t>
      </w:r>
      <w:commentRangeStart w:id="54"/>
      <w:commentRangeStart w:id="55"/>
      <w:r w:rsidR="00EA6411" w:rsidRPr="00D827FE">
        <w:t>FIB</w:t>
      </w:r>
      <w:commentRangeEnd w:id="54"/>
      <w:r w:rsidR="00C53A6B" w:rsidRPr="00D827FE">
        <w:rPr>
          <w:rStyle w:val="CommentReference"/>
          <w:sz w:val="24"/>
          <w:szCs w:val="24"/>
        </w:rPr>
        <w:commentReference w:id="54"/>
      </w:r>
      <w:commentRangeEnd w:id="55"/>
      <w:r w:rsidR="00BC2913">
        <w:rPr>
          <w:rStyle w:val="CommentReference"/>
        </w:rPr>
        <w:commentReference w:id="55"/>
      </w:r>
      <w:r w:rsidR="00EA6411" w:rsidRPr="00D827FE">
        <w:t>)</w:t>
      </w:r>
      <w:r w:rsidR="008963E8" w:rsidRPr="00D827FE">
        <w:t xml:space="preserve"> index to formalize this concept </w:t>
      </w:r>
      <w:r w:rsidR="0090172D" w:rsidRPr="00D827FE">
        <w:fldChar w:fldCharType="begin">
          <w:fldData xml:space="preserve">PEVuZE5vdGU+PENpdGU+PEF1dGhvcj5QYXVseTwvQXV0aG9yPjxZZWFyPjIwMDU8L1llYXI+PFJl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</w:fldData>
        </w:fldChar>
      </w:r>
      <w:r w:rsidR="0090172D" w:rsidRPr="00D827FE">
        <w:instrText xml:space="preserve"> ADDIN EN.CITE </w:instrText>
      </w:r>
      <w:r w:rsidR="0090172D" w:rsidRPr="00D827FE">
        <w:fldChar w:fldCharType="begin">
          <w:fldData xml:space="preserve">PEVuZE5vdGU+PENpdGU+PEF1dGhvcj5QYXVseTwvQXV0aG9yPjxZZWFyPjIwMDU8L1llYXI+PFJl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</w:fldData>
        </w:fldChar>
      </w:r>
      <w:r w:rsidR="0090172D" w:rsidRPr="00D827FE">
        <w:instrText xml:space="preserve"> ADDIN EN.CITE.DATA </w:instrText>
      </w:r>
      <w:r w:rsidR="0090172D" w:rsidRPr="00D827FE">
        <w:fldChar w:fldCharType="end"/>
      </w:r>
      <w:r w:rsidR="0090172D" w:rsidRPr="00D827FE">
        <w:fldChar w:fldCharType="separate"/>
      </w:r>
      <w:r w:rsidR="0090172D" w:rsidRPr="00D827FE">
        <w:rPr>
          <w:noProof/>
        </w:rPr>
        <w:t>(</w:t>
      </w:r>
      <w:hyperlink w:anchor="_ENREF_23" w:tooltip="Pauly, 2005 #3140" w:history="1">
        <w:r w:rsidR="003B16F6" w:rsidRPr="00D827FE">
          <w:rPr>
            <w:noProof/>
          </w:rPr>
          <w:t>Pauly &amp; Palomares 2005</w:t>
        </w:r>
      </w:hyperlink>
      <w:r w:rsidR="0090172D" w:rsidRPr="00D827FE">
        <w:rPr>
          <w:noProof/>
        </w:rPr>
        <w:t xml:space="preserve">; </w:t>
      </w:r>
      <w:hyperlink w:anchor="_ENREF_24" w:tooltip="Pauly, 2005 #2597" w:history="1">
        <w:r w:rsidR="003B16F6" w:rsidRPr="00D827FE">
          <w:rPr>
            <w:noProof/>
          </w:rPr>
          <w:t>Pauly &amp; Watson 2005</w:t>
        </w:r>
      </w:hyperlink>
      <w:r w:rsidR="0090172D" w:rsidRPr="00D827FE">
        <w:rPr>
          <w:noProof/>
        </w:rPr>
        <w:t>)</w:t>
      </w:r>
      <w:r w:rsidR="0090172D" w:rsidRPr="00D827FE">
        <w:fldChar w:fldCharType="end"/>
      </w:r>
      <w:r w:rsidR="00BE2E89" w:rsidRPr="00D827FE">
        <w:t>.</w:t>
      </w:r>
      <w:r w:rsidR="00B9069B" w:rsidRPr="00D827FE">
        <w:t xml:space="preserve"> [EXPAND ON REASONS IN DISCUSSION]</w:t>
      </w:r>
      <w:r w:rsidR="00721B2C" w:rsidRPr="00D827FE">
        <w:t>.</w:t>
      </w:r>
    </w:p>
    <w:p w14:paraId="6357B228" w14:textId="2A701A55" w:rsidR="00852C0E" w:rsidRPr="00D827FE" w:rsidRDefault="00852C0E" w:rsidP="00924432"/>
    <w:p w14:paraId="04A9FC35" w14:textId="2FDAC6CD" w:rsidR="003631F7" w:rsidRPr="00D827FE" w:rsidRDefault="00041715" w:rsidP="00924432">
      <w:r>
        <w:t xml:space="preserve">Note I have only done the simulations for TL of 3.25, as recommended by Pauly et al, not 2, as per CBD. </w:t>
      </w:r>
      <w:r w:rsidR="00D66CDB" w:rsidRPr="00D827FE">
        <w:t xml:space="preserve">Comparing ‘true’ MTIs: We find there is </w:t>
      </w:r>
      <w:r w:rsidR="00A800AC" w:rsidRPr="00D827FE">
        <w:t>little difference between biomass MTIs of only landed species (MTI-B) or all species (MTI-B)</w:t>
      </w:r>
      <w:r w:rsidR="00E24BB7" w:rsidRPr="00D827FE">
        <w:t xml:space="preserve"> with TL cut-off of 2</w:t>
      </w:r>
      <w:r w:rsidR="00A800AC" w:rsidRPr="00D827FE">
        <w:t xml:space="preserve">, with no difference when the TL cut-off is 3.25. </w:t>
      </w:r>
      <w:r w:rsidR="00782A10" w:rsidRPr="00D827FE">
        <w:t>Therefore the baseline ‘truth’ for comparison matters little, and we use the all biomass MTI.</w:t>
      </w:r>
    </w:p>
    <w:p w14:paraId="083D2FD6" w14:textId="3E4D4C45" w:rsidR="00F4123E" w:rsidRPr="00882799" w:rsidRDefault="00882799" w:rsidP="00924432">
      <w:pPr>
        <w:pStyle w:val="Heading3"/>
        <w:rPr>
          <w:i/>
        </w:rPr>
      </w:pPr>
      <w:r w:rsidRPr="00882799">
        <w:rPr>
          <w:i/>
        </w:rPr>
        <w:t>Red List Index</w:t>
      </w:r>
    </w:p>
    <w:p w14:paraId="3F54B8C2" w14:textId="77624D1E" w:rsidR="00423051" w:rsidRDefault="00423051" w:rsidP="00924432">
      <w:r>
        <w:t xml:space="preserve">The RLI was relatively reliable (once accounting for uncertainty in status of species that had not been </w:t>
      </w:r>
      <w:r w:rsidR="002A0769">
        <w:t>evaluated</w:t>
      </w:r>
      <w:r>
        <w:t>), but insensitive.</w:t>
      </w:r>
      <w:r w:rsidR="009220E5" w:rsidRPr="009220E5">
        <w:t xml:space="preserve"> </w:t>
      </w:r>
      <w:r w:rsidR="009220E5">
        <w:t>Does particularly well in the Nth Adriatic because most of the species named in the model are included in the RL. The LPI doesn’t have such good coverage.</w:t>
      </w:r>
    </w:p>
    <w:p w14:paraId="4A5CECAE" w14:textId="77777777" w:rsidR="008A01A3" w:rsidRDefault="008A01A3" w:rsidP="00924432"/>
    <w:p w14:paraId="69F0A3CE" w14:textId="5ED9D63F" w:rsidR="008A01A3" w:rsidRDefault="008A01A3" w:rsidP="00924432">
      <w:r>
        <w:t>How closely the sampled RLI tracked the ‘truth’ depended on how well groups other than mammals and birds were sampled. Because they tended to be over-represented, the sampled RLI tended to be lower than the true RLI, as it as more threatened species represented,</w:t>
      </w:r>
      <w:r w:rsidR="008F6B03">
        <w:t xml:space="preserve"> or groups that decline (e.g. birds)</w:t>
      </w:r>
      <w:r w:rsidR="00AB0CD1">
        <w:t>.</w:t>
      </w:r>
    </w:p>
    <w:p w14:paraId="2AAC07AE" w14:textId="77777777" w:rsidR="00423051" w:rsidRDefault="00423051" w:rsidP="00924432"/>
    <w:p w14:paraId="70C13FBC" w14:textId="70154148" w:rsidR="007D7DCA" w:rsidRDefault="00FF1F77" w:rsidP="00924432">
      <w:r>
        <w:t>IN the North Sea, the sampled RLI only increases slowly.</w:t>
      </w:r>
      <w:r w:rsidR="00911B7E" w:rsidRPr="00D827FE">
        <w:t xml:space="preserve"> This is because of the large proportion of seabirds in the RLI, and their negative response to halting trawling due to loss of a major food source – discards. </w:t>
      </w:r>
      <w:r w:rsidR="006F6CAD" w:rsidRPr="00D827FE">
        <w:t>In fact, seabirds were the only functional group that showed a negative trend in the RLI</w:t>
      </w:r>
      <w:r w:rsidR="00483085" w:rsidRPr="00D827FE">
        <w:t>, and thus any RLI that included seabirds also decreased</w:t>
      </w:r>
      <w:r w:rsidR="00C71A44" w:rsidRPr="00D827FE">
        <w:t xml:space="preserve"> in the first decade</w:t>
      </w:r>
      <w:r w:rsidR="006F6CAD" w:rsidRPr="00D827FE">
        <w:t xml:space="preserve"> </w:t>
      </w:r>
      <w:r w:rsidR="00B40C22" w:rsidRPr="00D827FE">
        <w:t>(</w:t>
      </w:r>
      <w:r w:rsidR="00977CA6">
        <w:t>Figure 5</w:t>
      </w:r>
      <w:r w:rsidR="00B40C22" w:rsidRPr="00D827FE">
        <w:t>).</w:t>
      </w:r>
      <w:r w:rsidR="00F650D6" w:rsidRPr="00D827FE">
        <w:t xml:space="preserve"> The recovery in the RLI, even for seabirds, is due to the time weighting: for shorter-live</w:t>
      </w:r>
      <w:r w:rsidR="00FC2F09" w:rsidRPr="00D827FE">
        <w:t>d</w:t>
      </w:r>
      <w:r w:rsidR="00F650D6" w:rsidRPr="00D827FE">
        <w:t xml:space="preserve"> species, the decline in biomass is ‘forgotten’ due to the shorter time periods for assessment of decline.</w:t>
      </w:r>
      <w:r w:rsidR="00BF5288" w:rsidRPr="00D827FE">
        <w:t xml:space="preserve"> Thus although bird populations do not recover, the RLI loses track of the baseline for many species because it extends beyond the assessment period.</w:t>
      </w:r>
    </w:p>
    <w:p w14:paraId="7F8CFEBE" w14:textId="18DEDB4E" w:rsidR="00A11C72" w:rsidRPr="00882799" w:rsidRDefault="00A11C72" w:rsidP="00A11C72">
      <w:pPr>
        <w:pStyle w:val="Heading3"/>
        <w:rPr>
          <w:i/>
        </w:rPr>
      </w:pPr>
      <w:r>
        <w:rPr>
          <w:i/>
        </w:rPr>
        <w:t>Living Planet</w:t>
      </w:r>
      <w:r w:rsidRPr="00882799">
        <w:rPr>
          <w:i/>
        </w:rPr>
        <w:t xml:space="preserve"> Index</w:t>
      </w:r>
    </w:p>
    <w:p w14:paraId="34C2C6AB" w14:textId="42352FF4" w:rsidR="00EB2085" w:rsidRPr="00D827FE" w:rsidRDefault="00A11C72" w:rsidP="00924432">
      <w:r>
        <w:t xml:space="preserve">The </w:t>
      </w:r>
      <w:r w:rsidR="00A73EE6">
        <w:t>LPI was relatively reliable, the sampled LPI tended to be similar in shape to the ‘true’ LPI, thoug</w:t>
      </w:r>
      <w:r w:rsidR="008B01A1">
        <w:t>h</w:t>
      </w:r>
      <w:r w:rsidR="00A73EE6">
        <w:t xml:space="preserve"> sometimes higher or lower, depending on the system. Only in one case so far, the Gulf of California, does it go the wrong way, because there are very few species in the LPI database within that modelled system; those that are there are birds, which decline in this system due to decline of key food species </w:t>
      </w:r>
      <w:r w:rsidR="00712431">
        <w:t>(“other fish”)</w:t>
      </w:r>
      <w:r w:rsidR="005449E8">
        <w:t xml:space="preserve">, </w:t>
      </w:r>
      <w:r w:rsidR="00A73EE6">
        <w:t xml:space="preserve">through trophic </w:t>
      </w:r>
      <w:r w:rsidR="00BD1B03">
        <w:t>interactions.</w:t>
      </w:r>
    </w:p>
    <w:p w14:paraId="2F4C6C75" w14:textId="77777777" w:rsidR="0038649F" w:rsidRPr="00882799" w:rsidRDefault="006C171B" w:rsidP="00924432">
      <w:pPr>
        <w:pStyle w:val="Heading3"/>
        <w:rPr>
          <w:i/>
        </w:rPr>
      </w:pPr>
      <w:r w:rsidRPr="00882799">
        <w:rPr>
          <w:i/>
        </w:rPr>
        <w:t>Biomass indicators</w:t>
      </w:r>
    </w:p>
    <w:p w14:paraId="21E99248" w14:textId="77777777" w:rsidR="006C171B" w:rsidRPr="00D827FE" w:rsidRDefault="00C24F0C" w:rsidP="00924432">
      <w:r w:rsidRPr="00D827FE">
        <w:t xml:space="preserve">Various groups declined or increased with a halt to trawling, depending on whether they were targeted directly by trawling, or had direct competitors or </w:t>
      </w:r>
      <w:r w:rsidRPr="00D827FE">
        <w:lastRenderedPageBreak/>
        <w:t>prey that increased or decreased as a result of trawling</w:t>
      </w:r>
      <w:r w:rsidR="0038428C" w:rsidRPr="00D827FE">
        <w:t xml:space="preserve"> (see figs below – </w:t>
      </w:r>
      <w:commentRangeStart w:id="56"/>
      <w:r w:rsidR="0038428C" w:rsidRPr="00D827FE">
        <w:rPr>
          <w:color w:val="FF0000"/>
        </w:rPr>
        <w:t>not very informative, need to find a better way to express these results</w:t>
      </w:r>
      <w:r w:rsidR="00AC45E6" w:rsidRPr="00D827FE">
        <w:rPr>
          <w:color w:val="FF0000"/>
        </w:rPr>
        <w:t>; also need to go through the model in greater detail to understand why groups go up or down</w:t>
      </w:r>
      <w:r w:rsidR="0038428C" w:rsidRPr="00D827FE">
        <w:t>)</w:t>
      </w:r>
      <w:r w:rsidRPr="00D827FE">
        <w:t>.</w:t>
      </w:r>
      <w:r w:rsidR="0056525B" w:rsidRPr="00D827FE">
        <w:t xml:space="preserve"> </w:t>
      </w:r>
      <w:commentRangeEnd w:id="56"/>
      <w:r w:rsidR="00FC2F09" w:rsidRPr="00D827FE">
        <w:rPr>
          <w:rStyle w:val="CommentReference"/>
          <w:sz w:val="24"/>
          <w:szCs w:val="24"/>
        </w:rPr>
        <w:commentReference w:id="56"/>
      </w:r>
      <w:r w:rsidR="00E70D64" w:rsidRPr="00D827FE">
        <w:t>Broader aggregations tended to give a very small change, because increases and decreases in different groups were effectively averaged out.</w:t>
      </w:r>
    </w:p>
    <w:p w14:paraId="5A9C8A35" w14:textId="77777777" w:rsidR="00C73E51" w:rsidRPr="00D827FE" w:rsidRDefault="00C73E51" w:rsidP="00924432"/>
    <w:p w14:paraId="363C8FDD" w14:textId="02769456" w:rsidR="0038649F" w:rsidRPr="00DD366F" w:rsidRDefault="0038649F" w:rsidP="00924432">
      <w:pPr>
        <w:pStyle w:val="Heading2"/>
        <w:rPr>
          <w:i w:val="0"/>
          <w:sz w:val="24"/>
          <w:szCs w:val="24"/>
        </w:rPr>
      </w:pPr>
      <w:r w:rsidRPr="00DD366F">
        <w:rPr>
          <w:i w:val="0"/>
          <w:sz w:val="24"/>
          <w:szCs w:val="24"/>
        </w:rPr>
        <w:t>Discussion</w:t>
      </w:r>
    </w:p>
    <w:p w14:paraId="054F788E" w14:textId="0BADF6AB" w:rsidR="002877AC" w:rsidRPr="009A1B8F" w:rsidRDefault="002877AC" w:rsidP="00924432">
      <w:r>
        <w:t>Biodiversity indicators are at a cruci</w:t>
      </w:r>
      <w:r w:rsidR="00A37D2A">
        <w:t xml:space="preserve">al point in their development. </w:t>
      </w:r>
      <w:r>
        <w:t xml:space="preserve">Environmental targets such as those devised </w:t>
      </w:r>
      <w:del w:id="57" w:author="Emily Nicholson" w:date="2017-07-07T00:07:00Z">
        <w:r w:rsidDel="00E35A83">
          <w:delText xml:space="preserve">by </w:delText>
        </w:r>
      </w:del>
      <w:r w:rsidR="00E35A83">
        <w:t xml:space="preserve">under </w:t>
      </w:r>
      <w:r>
        <w:t xml:space="preserve">the </w:t>
      </w:r>
      <w:r w:rsidR="00E54371">
        <w:t>Sustainable</w:t>
      </w:r>
      <w:r w:rsidR="00E35A83">
        <w:t xml:space="preserve"> Development Goals and </w:t>
      </w:r>
      <w:r>
        <w:t xml:space="preserve">Convention on Biological Diversity have encouraged a </w:t>
      </w:r>
      <w:r w:rsidR="00F94A5C">
        <w:t>large number</w:t>
      </w:r>
      <w:r>
        <w:t xml:space="preserve"> of new indicators to be developed reflecting change in the many important metrics relating to biodiversity (</w:t>
      </w:r>
      <w:r w:rsidR="00461FD5">
        <w:t xml:space="preserve">Walpole et al. 2009; </w:t>
      </w:r>
      <w:r w:rsidR="00A84525">
        <w:t>Pereira et al. 2013 Science EBV paper</w:t>
      </w:r>
      <w:r>
        <w:t xml:space="preserve">). </w:t>
      </w:r>
      <w:r w:rsidR="00801C77">
        <w:t>While notable success has been achieved in monitoring changes in biodiversity with</w:t>
      </w:r>
      <w:r w:rsidR="00F94A5C">
        <w:t xml:space="preserve"> these </w:t>
      </w:r>
      <w:r w:rsidR="00801C77">
        <w:t>indicators</w:t>
      </w:r>
      <w:r w:rsidR="00DF096A">
        <w:t xml:space="preserve"> (Butchart et al. 2010; Tittensor et al. 2014)</w:t>
      </w:r>
      <w:r w:rsidR="00801C77">
        <w:t xml:space="preserve">, the extent to which those same indicators are capable of informing about the impact of proposed policy implementation or </w:t>
      </w:r>
      <w:r w:rsidR="00801C77" w:rsidRPr="009A1B8F">
        <w:t xml:space="preserve">management interventions has received </w:t>
      </w:r>
      <w:r w:rsidR="00DF096A">
        <w:t>comparatively</w:t>
      </w:r>
      <w:r w:rsidR="00801C77" w:rsidRPr="009A1B8F">
        <w:t xml:space="preserve"> little scrutiny.  Such a role could be important. </w:t>
      </w:r>
      <w:r w:rsidR="009A1B8F">
        <w:rPr>
          <w:rFonts w:cs="Times New Roman"/>
          <w:color w:val="000000"/>
          <w:lang w:val="en-GB"/>
        </w:rPr>
        <w:t>E</w:t>
      </w:r>
      <w:r w:rsidR="009A1B8F" w:rsidRPr="009A1B8F">
        <w:rPr>
          <w:rFonts w:cs="Times New Roman"/>
          <w:color w:val="000000"/>
          <w:lang w:val="en-GB"/>
        </w:rPr>
        <w:t xml:space="preserve">vidence–based modelling such as </w:t>
      </w:r>
      <w:r w:rsidR="009A1B8F">
        <w:rPr>
          <w:rFonts w:cs="Times New Roman"/>
          <w:color w:val="000000"/>
          <w:lang w:val="en-GB"/>
        </w:rPr>
        <w:t xml:space="preserve">that </w:t>
      </w:r>
      <w:r w:rsidR="009A1B8F" w:rsidRPr="009A1B8F">
        <w:rPr>
          <w:rFonts w:cs="Times New Roman"/>
          <w:color w:val="000000"/>
          <w:lang w:val="en-GB"/>
        </w:rPr>
        <w:t xml:space="preserve">undertaken here, </w:t>
      </w:r>
      <w:r w:rsidR="009A1B8F">
        <w:rPr>
          <w:rFonts w:cs="Times New Roman"/>
          <w:color w:val="000000"/>
          <w:lang w:val="en-GB"/>
        </w:rPr>
        <w:t>can help define the</w:t>
      </w:r>
      <w:r w:rsidR="009A1B8F" w:rsidRPr="009A1B8F">
        <w:rPr>
          <w:rFonts w:cs="Times New Roman"/>
          <w:color w:val="000000"/>
          <w:lang w:val="en-GB"/>
        </w:rPr>
        <w:t xml:space="preserve"> causal relationships between policy actions, biodiversity change</w:t>
      </w:r>
      <w:r w:rsidR="00F0684C">
        <w:rPr>
          <w:rFonts w:cs="Times New Roman"/>
          <w:color w:val="000000"/>
          <w:lang w:val="en-GB"/>
        </w:rPr>
        <w:t>,</w:t>
      </w:r>
      <w:r w:rsidR="009A1B8F" w:rsidRPr="009A1B8F">
        <w:rPr>
          <w:rFonts w:cs="Times New Roman"/>
          <w:color w:val="000000"/>
          <w:lang w:val="en-GB"/>
        </w:rPr>
        <w:t xml:space="preserve"> and indicators. </w:t>
      </w:r>
      <w:r w:rsidR="00F94A5C">
        <w:rPr>
          <w:rFonts w:cs="Times New Roman"/>
          <w:color w:val="000000"/>
          <w:lang w:val="en-GB"/>
        </w:rPr>
        <w:t>Appropriately designed i</w:t>
      </w:r>
      <w:r w:rsidR="009A1B8F" w:rsidRPr="009A1B8F">
        <w:rPr>
          <w:rFonts w:cs="Times New Roman"/>
          <w:color w:val="000000"/>
          <w:lang w:val="en-GB"/>
        </w:rPr>
        <w:t xml:space="preserve">ndicators can </w:t>
      </w:r>
      <w:r w:rsidR="009A1B8F">
        <w:rPr>
          <w:rFonts w:cs="Times New Roman"/>
          <w:color w:val="000000"/>
          <w:lang w:val="en-GB"/>
        </w:rPr>
        <w:t xml:space="preserve">then </w:t>
      </w:r>
      <w:r w:rsidR="009A1B8F" w:rsidRPr="009A1B8F">
        <w:rPr>
          <w:rFonts w:cs="Times New Roman"/>
          <w:color w:val="000000"/>
          <w:lang w:val="en-GB"/>
        </w:rPr>
        <w:t xml:space="preserve">start to </w:t>
      </w:r>
      <w:r w:rsidR="005F6E73">
        <w:rPr>
          <w:rFonts w:cs="Times New Roman"/>
          <w:color w:val="000000"/>
          <w:lang w:val="en-GB"/>
        </w:rPr>
        <w:t xml:space="preserve">measure the success and failures of management, </w:t>
      </w:r>
      <w:r w:rsidR="00F0684C">
        <w:rPr>
          <w:rFonts w:cs="Times New Roman"/>
          <w:color w:val="000000"/>
          <w:lang w:val="en-GB"/>
        </w:rPr>
        <w:t xml:space="preserve">informing </w:t>
      </w:r>
      <w:r w:rsidR="00F0684C" w:rsidRPr="009A1B8F">
        <w:rPr>
          <w:rFonts w:cs="Times New Roman"/>
          <w:color w:val="000000"/>
          <w:lang w:val="en-GB"/>
        </w:rPr>
        <w:t>how</w:t>
      </w:r>
      <w:r w:rsidR="009A1B8F" w:rsidRPr="009A1B8F">
        <w:rPr>
          <w:rFonts w:cs="Times New Roman"/>
          <w:color w:val="000000"/>
          <w:lang w:val="en-GB"/>
        </w:rPr>
        <w:t xml:space="preserve"> we can best conserve biodiversity, not simply that we are failing to do so.</w:t>
      </w:r>
    </w:p>
    <w:p w14:paraId="6D7C63E1" w14:textId="77777777" w:rsidR="002877AC" w:rsidRDefault="002877AC" w:rsidP="00924432"/>
    <w:p w14:paraId="018D81BB" w14:textId="2F121D4E" w:rsidR="00843AC3" w:rsidRPr="00843AC3" w:rsidRDefault="00843AC3" w:rsidP="00924432">
      <w:pPr>
        <w:rPr>
          <w:i/>
        </w:rPr>
      </w:pPr>
      <w:r w:rsidRPr="00843AC3">
        <w:rPr>
          <w:i/>
        </w:rPr>
        <w:t>Plan for discussion</w:t>
      </w:r>
    </w:p>
    <w:p w14:paraId="54F392B4" w14:textId="77AD5159" w:rsidR="00AB33ED" w:rsidRDefault="00843AC3" w:rsidP="00924432">
      <w:r>
        <w:t xml:space="preserve">1. </w:t>
      </w:r>
      <w:r w:rsidR="00DF096A">
        <w:t>Our results demonstrate that…</w:t>
      </w:r>
      <w:r w:rsidR="000A0B86">
        <w:t xml:space="preserve"> there are clear trade offs among indicators/all indicators perform well/something in between.  </w:t>
      </w:r>
    </w:p>
    <w:p w14:paraId="1DD3F544" w14:textId="7DE5C859" w:rsidR="00843AC3" w:rsidRDefault="00843AC3" w:rsidP="00924432">
      <w:r>
        <w:t>2. Critique of the indicators – how well do they reflect the ‘truth’?</w:t>
      </w:r>
    </w:p>
    <w:p w14:paraId="63EC61B1" w14:textId="063F5E2C" w:rsidR="00843AC3" w:rsidRDefault="00843AC3" w:rsidP="00924432">
      <w:r>
        <w:t>3. What is the data coverage like among the indicators?</w:t>
      </w:r>
    </w:p>
    <w:p w14:paraId="66320BEE" w14:textId="4F12B5A4" w:rsidR="00843AC3" w:rsidRDefault="00843AC3" w:rsidP="00924432">
      <w:r>
        <w:t>4. The underlying model – mass balance, equilibrium, etc…</w:t>
      </w:r>
    </w:p>
    <w:p w14:paraId="51F1836A" w14:textId="77777777" w:rsidR="00843AC3" w:rsidRDefault="00843AC3" w:rsidP="00924432"/>
    <w:p w14:paraId="7E67D8C0" w14:textId="77777777" w:rsidR="00DD6245" w:rsidRDefault="00843AC3" w:rsidP="00924432">
      <w:r>
        <w:t>A potential criticism of our study is that the indicators</w:t>
      </w:r>
      <w:r w:rsidRPr="00D827FE">
        <w:t xml:space="preserve"> </w:t>
      </w:r>
      <w:r>
        <w:t xml:space="preserve">that we tested </w:t>
      </w:r>
      <w:r w:rsidRPr="00D827FE">
        <w:t xml:space="preserve">are not necessarily fit for </w:t>
      </w:r>
      <w:r>
        <w:t xml:space="preserve">the </w:t>
      </w:r>
      <w:r w:rsidRPr="00D827FE">
        <w:t xml:space="preserve">purpose </w:t>
      </w:r>
      <w:r>
        <w:t>of comparing</w:t>
      </w:r>
      <w:r w:rsidRPr="00D827FE">
        <w:t xml:space="preserve"> management options into the future. Nevertheless, it rather defeats the purpose of having an indicator if </w:t>
      </w:r>
      <w:r>
        <w:t xml:space="preserve">all it can do is tell us what </w:t>
      </w:r>
      <w:r w:rsidRPr="00D827FE">
        <w:t xml:space="preserve">we know </w:t>
      </w:r>
    </w:p>
    <w:p w14:paraId="7C4A3498" w14:textId="77777777" w:rsidR="00DD6245" w:rsidRDefault="00DD6245" w:rsidP="00924432"/>
    <w:p w14:paraId="1271BDB3" w14:textId="70F33D80" w:rsidR="00843AC3" w:rsidRDefault="00843AC3" w:rsidP="00924432">
      <w:r w:rsidRPr="00D827FE">
        <w:t>if can’t tell us what we hope, and instead we rely on ‘knowing’ that stopping bottom trawling will be better for biodiversity, rather than being able to see the benefits reflected in our key biodiversity indicators.</w:t>
      </w:r>
    </w:p>
    <w:p w14:paraId="35CE5596" w14:textId="77777777" w:rsidR="00843AC3" w:rsidRDefault="00843AC3" w:rsidP="00924432"/>
    <w:p w14:paraId="0264D0C6" w14:textId="2E6AFB09" w:rsidR="0096358C" w:rsidRDefault="0096358C" w:rsidP="00924432">
      <w:r>
        <w:t>Major assumptions</w:t>
      </w:r>
      <w:r w:rsidR="00F0314E">
        <w:t xml:space="preserve"> that hopefully don’t affect the conclusions about the indicators</w:t>
      </w:r>
      <w:r>
        <w:t>:</w:t>
      </w:r>
    </w:p>
    <w:p w14:paraId="70A9E6C9" w14:textId="0B82DB8E" w:rsidR="0096358C" w:rsidRDefault="00F0314E" w:rsidP="00F0314E">
      <w:pPr>
        <w:pStyle w:val="ListParagraph"/>
        <w:numPr>
          <w:ilvl w:val="0"/>
          <w:numId w:val="28"/>
        </w:numPr>
      </w:pPr>
      <w:r>
        <w:t>Extrapolated species match FG</w:t>
      </w:r>
    </w:p>
    <w:p w14:paraId="1CAF130F" w14:textId="48EADA40" w:rsidR="00F0314E" w:rsidRDefault="00F0314E" w:rsidP="00F0314E">
      <w:pPr>
        <w:pStyle w:val="ListParagraph"/>
        <w:numPr>
          <w:ilvl w:val="0"/>
          <w:numId w:val="28"/>
        </w:numPr>
      </w:pPr>
      <w:r>
        <w:t>That all species in a FG respond in the same way to change (when clearly they don’t’)</w:t>
      </w:r>
    </w:p>
    <w:p w14:paraId="6D33E8C8" w14:textId="2BEB4BBD" w:rsidR="00F0314E" w:rsidRDefault="00F0314E" w:rsidP="00F0314E">
      <w:pPr>
        <w:pStyle w:val="ListParagraph"/>
        <w:numPr>
          <w:ilvl w:val="0"/>
          <w:numId w:val="28"/>
        </w:numPr>
      </w:pPr>
      <w:r>
        <w:t>Ignoring other threats/factors outside model (e.g. nest predation as threat for seabirds)</w:t>
      </w:r>
    </w:p>
    <w:p w14:paraId="1797EB1C" w14:textId="77777777" w:rsidR="00843AC3" w:rsidRDefault="00843AC3" w:rsidP="00924432"/>
    <w:p w14:paraId="03706E5C" w14:textId="5C76C625" w:rsidR="002877AC" w:rsidRPr="002877AC" w:rsidRDefault="002877AC" w:rsidP="00924432">
      <w:pPr>
        <w:rPr>
          <w:b/>
          <w:i/>
        </w:rPr>
      </w:pPr>
      <w:r w:rsidRPr="002877AC">
        <w:rPr>
          <w:b/>
          <w:i/>
        </w:rPr>
        <w:t>Em’s notes:</w:t>
      </w:r>
    </w:p>
    <w:p w14:paraId="4C67E235" w14:textId="77777777" w:rsidR="0038649F" w:rsidRPr="00D827FE" w:rsidRDefault="0038649F" w:rsidP="00924432">
      <w:r w:rsidRPr="00D827FE">
        <w:lastRenderedPageBreak/>
        <w:t xml:space="preserve">The three CBD indicators all use the biomass trends from the model (and in fact, all track biomass or abundance trends), sampling different groups and weighted in different ways. </w:t>
      </w:r>
    </w:p>
    <w:p w14:paraId="485DEBB0" w14:textId="77777777" w:rsidR="0038649F" w:rsidRPr="00D827FE" w:rsidRDefault="0038649F" w:rsidP="00924432">
      <w:pPr>
        <w:pStyle w:val="ListParagraph"/>
        <w:numPr>
          <w:ilvl w:val="0"/>
          <w:numId w:val="9"/>
        </w:numPr>
      </w:pPr>
      <w:r w:rsidRPr="00D827FE">
        <w:t xml:space="preserve">The </w:t>
      </w:r>
      <w:r w:rsidRPr="00D827FE">
        <w:rPr>
          <w:b/>
        </w:rPr>
        <w:t>MTI</w:t>
      </w:r>
      <w:r w:rsidRPr="00D827FE">
        <w:t xml:space="preserve"> weights biomass by the trophic level of the group, placing greater emphasis on those species at higher trophic levels; the MTI is based on landings and therefore only focuses on commercially important species, generally of high trophic levels.</w:t>
      </w:r>
    </w:p>
    <w:p w14:paraId="56279002" w14:textId="77777777" w:rsidR="0038649F" w:rsidRPr="00D827FE" w:rsidRDefault="0038649F" w:rsidP="00924432">
      <w:pPr>
        <w:pStyle w:val="ListParagraph"/>
        <w:numPr>
          <w:ilvl w:val="0"/>
          <w:numId w:val="9"/>
        </w:numPr>
      </w:pPr>
      <w:r w:rsidRPr="00D827FE">
        <w:t xml:space="preserve">Because it is unevenly sampled, the </w:t>
      </w:r>
      <w:r w:rsidRPr="00D827FE">
        <w:rPr>
          <w:b/>
        </w:rPr>
        <w:t>LPI</w:t>
      </w:r>
      <w:r w:rsidRPr="00D827FE">
        <w:t xml:space="preserve"> weights change in biomass by data availability, with each population time series weighted equally; the LPI database is taxonomically biased, including only vertebrates and dominated by birds.</w:t>
      </w:r>
    </w:p>
    <w:p w14:paraId="46CC8B19" w14:textId="77777777" w:rsidR="0038649F" w:rsidRPr="00D827FE" w:rsidRDefault="0038649F" w:rsidP="00924432">
      <w:pPr>
        <w:pStyle w:val="ListParagraph"/>
        <w:numPr>
          <w:ilvl w:val="0"/>
          <w:numId w:val="9"/>
        </w:numPr>
      </w:pPr>
      <w:r w:rsidRPr="00D827FE">
        <w:t xml:space="preserve">The </w:t>
      </w:r>
      <w:r w:rsidRPr="00D827FE">
        <w:rPr>
          <w:b/>
        </w:rPr>
        <w:t>RLI</w:t>
      </w:r>
      <w:r w:rsidRPr="00D827FE">
        <w:t xml:space="preserve"> scales changes in biomass by the timeframe over which the change occurs, where the timeframe is species-specific and relates to the biology (generation time) of the species. It is also taxonomically biased, with larger proportions of vertebrates, especially birds.</w:t>
      </w:r>
    </w:p>
    <w:p w14:paraId="300106EA" w14:textId="77777777" w:rsidR="0038649F" w:rsidRPr="00D827FE" w:rsidRDefault="0038649F" w:rsidP="00924432">
      <w:pPr>
        <w:pStyle w:val="ListParagraph"/>
        <w:numPr>
          <w:ilvl w:val="0"/>
          <w:numId w:val="9"/>
        </w:numPr>
      </w:pPr>
      <w:r w:rsidRPr="00D827FE">
        <w:t xml:space="preserve">Our biomass indices basically weight by proportion of biomass; therefore changes in species/groups that contribute little to the biomass of the system (whatever their contribution ecologically) will have little overall impact on the biomass-based indicator. It samples everything that is in the model, though some groups may be left off, depending on the model coverage, or aggregated, depending on the model objectives. </w:t>
      </w:r>
    </w:p>
    <w:p w14:paraId="327307C4" w14:textId="77777777" w:rsidR="00DF3A42" w:rsidRPr="00D827FE" w:rsidRDefault="00DF3A42" w:rsidP="00924432"/>
    <w:p w14:paraId="01FDABFF" w14:textId="5D8962F3" w:rsidR="00551B35" w:rsidRDefault="00DF3A42" w:rsidP="00924432">
      <w:pPr>
        <w:rPr>
          <w:ins w:id="58" w:author="Emily Nicholson" w:date="2016-02-11T14:25:00Z"/>
        </w:rPr>
      </w:pPr>
      <w:r w:rsidRPr="00D827FE">
        <w:t>The</w:t>
      </w:r>
      <w:r w:rsidR="005C5811" w:rsidRPr="00D827FE">
        <w:t>re are two problems that result</w:t>
      </w:r>
      <w:r w:rsidRPr="00D827FE">
        <w:t xml:space="preserve"> in the indicators behaving the opposite to expected</w:t>
      </w:r>
      <w:r w:rsidR="00C5793E" w:rsidRPr="00D827FE">
        <w:t>/hoped</w:t>
      </w:r>
      <w:r w:rsidRPr="00D827FE">
        <w:t xml:space="preserve"> </w:t>
      </w:r>
      <w:r w:rsidR="00C5793E" w:rsidRPr="00D827FE">
        <w:t>(</w:t>
      </w:r>
      <w:r w:rsidRPr="00D827FE">
        <w:t>i.e. showing a negative effect of stopping trawling</w:t>
      </w:r>
      <w:r w:rsidR="00C5793E" w:rsidRPr="00D827FE">
        <w:t xml:space="preserve">): </w:t>
      </w:r>
      <w:r w:rsidRPr="00D827FE">
        <w:t>sampling bias</w:t>
      </w:r>
      <w:r w:rsidR="00C5793E" w:rsidRPr="00D827FE">
        <w:t xml:space="preserve"> (the groups they are sampling);</w:t>
      </w:r>
      <w:r w:rsidRPr="00D827FE">
        <w:t xml:space="preserve"> and using an indicator designed for other purposes to reflect biodiversity</w:t>
      </w:r>
      <w:r w:rsidR="00640576" w:rsidRPr="00D827FE">
        <w:t xml:space="preserve"> trends</w:t>
      </w:r>
      <w:r w:rsidRPr="00D827FE">
        <w:t xml:space="preserve">. </w:t>
      </w:r>
      <w:r w:rsidR="005C5811" w:rsidRPr="00D827FE">
        <w:t>The RL were not designed with such an indicator as the RLI in mind, but to assess relative extinction risk</w:t>
      </w:r>
      <w:r w:rsidR="00EE66F5" w:rsidRPr="00D827FE">
        <w:t xml:space="preserve"> </w:t>
      </w:r>
      <w:r w:rsidR="00C44DE9" w:rsidRPr="00D827FE">
        <w:fldChar w:fldCharType="begin">
          <w:fldData xml:space="preserve">PEVuZE5vdGU+PENpdGU+PEF1dGhvcj5NYWNlPC9BdXRob3I+PFllYXI+MjAwODwvWWVhcj48UmVj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=
</w:fldData>
        </w:fldChar>
      </w:r>
      <w:r w:rsidR="00C11859" w:rsidRPr="00D827FE">
        <w:instrText xml:space="preserve"> ADDIN EN.CITE </w:instrText>
      </w:r>
      <w:r w:rsidR="00C11859" w:rsidRPr="00D827FE">
        <w:fldChar w:fldCharType="begin">
          <w:fldData xml:space="preserve">PEVuZE5vdGU+PENpdGU+PEF1dGhvcj5NYWNlPC9BdXRob3I+PFllYXI+MjAwODwvWWVhcj48UmVj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=
</w:fldData>
        </w:fldChar>
      </w:r>
      <w:r w:rsidR="00C11859" w:rsidRPr="00D827FE">
        <w:instrText xml:space="preserve"> ADDIN EN.CITE.DATA </w:instrText>
      </w:r>
      <w:r w:rsidR="00C11859" w:rsidRPr="00D827FE">
        <w:fldChar w:fldCharType="end"/>
      </w:r>
      <w:r w:rsidR="00C44DE9" w:rsidRPr="00D827FE">
        <w:fldChar w:fldCharType="separate"/>
      </w:r>
      <w:r w:rsidR="00C11859" w:rsidRPr="00D827FE">
        <w:rPr>
          <w:noProof/>
        </w:rPr>
        <w:t>(</w:t>
      </w:r>
      <w:hyperlink w:anchor="_ENREF_17" w:tooltip="Mace, 2008 #2319" w:history="1">
        <w:r w:rsidR="003B16F6" w:rsidRPr="00D827FE">
          <w:rPr>
            <w:noProof/>
          </w:rPr>
          <w:t>Mace</w:t>
        </w:r>
        <w:r w:rsidR="003B16F6" w:rsidRPr="00D827FE">
          <w:rPr>
            <w:i/>
            <w:noProof/>
          </w:rPr>
          <w:t xml:space="preserve"> et al.</w:t>
        </w:r>
        <w:r w:rsidR="003B16F6" w:rsidRPr="00D827FE">
          <w:rPr>
            <w:noProof/>
          </w:rPr>
          <w:t xml:space="preserve"> 2008</w:t>
        </w:r>
      </w:hyperlink>
      <w:r w:rsidR="00C11859" w:rsidRPr="00D827FE">
        <w:rPr>
          <w:noProof/>
        </w:rPr>
        <w:t>)</w:t>
      </w:r>
      <w:r w:rsidR="00C44DE9" w:rsidRPr="00D827FE">
        <w:fldChar w:fldCharType="end"/>
      </w:r>
      <w:r w:rsidR="005C5811" w:rsidRPr="00D827FE">
        <w:t xml:space="preserve">. The MTI was not necessarily designed to assess change in large policies relating to fishing type or effort, but to assess the hypothesis of fishing down the food web </w:t>
      </w:r>
      <w:r w:rsidR="00C44DE9" w:rsidRPr="00D827FE">
        <w:fldChar w:fldCharType="begin"/>
      </w:r>
      <w:r w:rsidR="00C11859" w:rsidRPr="00D827FE">
        <w:instrText xml:space="preserve"> ADDIN EN.CITE &lt;EndNote&gt;&lt;Cite&gt;&lt;Author&gt;Pauly&lt;/Author&gt;&lt;Year&gt;1998&lt;/Year&gt;&lt;RecNum&gt;3115&lt;/RecNum&gt;&lt;DisplayText&gt;(Pauly&lt;style face="italic"&gt; et al.&lt;/style&gt; 1998)&lt;/DisplayText&gt;&lt;record&gt;&lt;rec-number&gt;3115&lt;/rec-number&gt;&lt;foreign-keys&gt;&lt;key app="EN" db-id="0afwtsxxhe50rce2r5b5wzddxe9z92f9pvvv"&gt;3115&lt;/key&gt;&lt;/foreign-keys&gt;&lt;ref-type name="Journal Article"&gt;17&lt;/ref-type&gt;&lt;contributors&gt;&lt;authors&gt;&lt;author&gt;Pauly, Daniel&lt;/author&gt;&lt;author&gt;Christensen, Villy&lt;/author&gt;&lt;author&gt;Dalsgaard, Johanne&lt;/author&gt;&lt;author&gt;Froese, Rainer&lt;/author&gt;&lt;author&gt;Torres, Francisco&lt;/author&gt;&lt;/authors&gt;&lt;/contributors&gt;&lt;titles&gt;&lt;title&gt;Fishing Down Marine Food Webs&lt;/title&gt;&lt;secondary-title&gt;Science&lt;/secondary-title&gt;&lt;/titles&gt;&lt;periodical&gt;&lt;full-title&gt;Science&lt;/full-title&gt;&lt;/periodical&gt;&lt;pages&gt;860-863&lt;/pages&gt;&lt;volume&gt;279&lt;/volume&gt;&lt;number&gt;5352&lt;/number&gt;&lt;dates&gt;&lt;year&gt;1998&lt;/year&gt;&lt;pub-dates&gt;&lt;date&gt;February 6, 1998&lt;/date&gt;&lt;/pub-dates&gt;&lt;/dates&gt;&lt;urls&gt;&lt;related-urls&gt;&lt;url&gt;http://www.sciencemag.org/content/279/5352/860.abstract&lt;/url&gt;&lt;/related-urls&gt;&lt;/urls&gt;&lt;electronic-resource-num&gt;10.1126/science.279.5352.860&lt;/electronic-resource-num&gt;&lt;/record&gt;&lt;/Cite&gt;&lt;/EndNote&gt;</w:instrText>
      </w:r>
      <w:r w:rsidR="00C44DE9" w:rsidRPr="00D827FE">
        <w:fldChar w:fldCharType="separate"/>
      </w:r>
      <w:r w:rsidR="00C11859" w:rsidRPr="00D827FE">
        <w:rPr>
          <w:noProof/>
        </w:rPr>
        <w:t>(</w:t>
      </w:r>
      <w:hyperlink w:anchor="_ENREF_22" w:tooltip="Pauly, 1998 #3115" w:history="1">
        <w:r w:rsidR="003B16F6" w:rsidRPr="00D827FE">
          <w:rPr>
            <w:noProof/>
          </w:rPr>
          <w:t>Pauly</w:t>
        </w:r>
        <w:r w:rsidR="003B16F6" w:rsidRPr="00D827FE">
          <w:rPr>
            <w:i/>
            <w:noProof/>
          </w:rPr>
          <w:t xml:space="preserve"> et al.</w:t>
        </w:r>
        <w:r w:rsidR="003B16F6" w:rsidRPr="00D827FE">
          <w:rPr>
            <w:noProof/>
          </w:rPr>
          <w:t xml:space="preserve"> 1998</w:t>
        </w:r>
      </w:hyperlink>
      <w:r w:rsidR="00C11859" w:rsidRPr="00D827FE">
        <w:rPr>
          <w:noProof/>
        </w:rPr>
        <w:t>)</w:t>
      </w:r>
      <w:r w:rsidR="00C44DE9" w:rsidRPr="00D827FE">
        <w:fldChar w:fldCharType="end"/>
      </w:r>
      <w:r w:rsidR="005C5811" w:rsidRPr="00D827FE">
        <w:t xml:space="preserve">. </w:t>
      </w:r>
    </w:p>
    <w:p w14:paraId="4DC4CFF7" w14:textId="77777777" w:rsidR="0006166F" w:rsidRDefault="0006166F" w:rsidP="00924432">
      <w:pPr>
        <w:rPr>
          <w:ins w:id="59" w:author="Emily Nicholson" w:date="2016-02-11T14:25:00Z"/>
        </w:rPr>
      </w:pPr>
    </w:p>
    <w:p w14:paraId="2234E9E3" w14:textId="28FA3E10" w:rsidR="0006166F" w:rsidRPr="00D827FE" w:rsidRDefault="0006166F" w:rsidP="00924432">
      <w:ins w:id="60" w:author="Emily Nicholson" w:date="2016-02-11T14:25:00Z">
        <w:r>
          <w:t xml:space="preserve">Discards: </w:t>
        </w:r>
      </w:ins>
      <w:r>
        <w:t>{Fondo, 2015 #3565}</w:t>
      </w:r>
    </w:p>
    <w:p w14:paraId="7BBBF52E" w14:textId="77777777" w:rsidR="00C40307" w:rsidRPr="00D827FE" w:rsidRDefault="00C40307" w:rsidP="00924432"/>
    <w:p w14:paraId="74B9D19B" w14:textId="77777777" w:rsidR="00C40307" w:rsidRPr="00D827FE" w:rsidRDefault="00C40307" w:rsidP="00924432">
      <w:pPr>
        <w:rPr>
          <w:color w:val="FF0000"/>
        </w:rPr>
      </w:pPr>
      <w:r w:rsidRPr="00D827FE">
        <w:rPr>
          <w:color w:val="FF0000"/>
        </w:rPr>
        <w:t xml:space="preserve">Criticisms of MTI: see refs in </w:t>
      </w:r>
      <w:r w:rsidR="003B16F6" w:rsidRPr="00D827FE">
        <w:rPr>
          <w:color w:val="FF0000"/>
        </w:rPr>
        <w:fldChar w:fldCharType="begin"/>
      </w:r>
      <w:r w:rsidR="003B16F6" w:rsidRPr="00D827FE">
        <w:rPr>
          <w:color w:val="FF0000"/>
        </w:rPr>
        <w:instrText xml:space="preserve"> ADDIN EN.CITE &lt;EndNote&gt;&lt;Cite&gt;&lt;Author&gt;Villasante&lt;/Author&gt;&lt;Year&gt;2012&lt;/Year&gt;&lt;RecNum&gt;3180&lt;/RecNum&gt;&lt;DisplayText&gt;(Villasante&lt;style face="italic"&gt; et al.&lt;/style&gt; 2012)&lt;/DisplayText&gt;&lt;record&gt;&lt;rec-number&gt;3180&lt;/rec-number&gt;&lt;foreign-keys&gt;&lt;key app="EN" db-id="0afwtsxxhe50rce2r5b5wzddxe9z92f9pvvv"&gt;3180&lt;/key&gt;&lt;/foreign-keys&gt;&lt;ref-type name="Journal Article"&gt;17&lt;/ref-type&gt;&lt;contributors&gt;&lt;authors&gt;&lt;author&gt;Villasante, Sebastián&lt;/author&gt;&lt;author&gt;Rodríguez, David&lt;/author&gt;&lt;author&gt;Antelo, Manel&lt;/author&gt;&lt;author&gt;Quaas, Martin&lt;/author&gt;&lt;author&gt;Österblom, Henrik&lt;/author&gt;&lt;/authors&gt;&lt;/contributors&gt;&lt;titles&gt;&lt;title&gt;The Global Seafood Market Performance Index: A theoretical proposal and potential empirical applications&lt;/title&gt;&lt;secondary-title&gt;Marine Policy&lt;/secondary-title&gt;&lt;/titles&gt;&lt;periodical&gt;&lt;full-title&gt;Marine Policy&lt;/full-title&gt;&lt;/periodical&gt;&lt;pages&gt;142-152&lt;/pages&gt;&lt;volume&gt;36&lt;/volume&gt;&lt;number&gt;1&lt;/number&gt;&lt;keywords&gt;&lt;keyword&gt;Global Seafood Market Performance Index&lt;/keyword&gt;&lt;keyword&gt;Fisheries and aquaculture&lt;/keyword&gt;&lt;keyword&gt;Sustainability&lt;/keyword&gt;&lt;/keywords&gt;&lt;dates&gt;&lt;year&gt;2012&lt;/year&gt;&lt;/dates&gt;&lt;isbn&gt;0308-597X&lt;/isbn&gt;&lt;urls&gt;&lt;related-urls&gt;&lt;url&gt;http://www.sciencedirect.com/science/article/pii/S0308597X11000790&lt;/url&gt;&lt;/related-urls&gt;&lt;/urls&gt;&lt;electronic-resource-num&gt;http://dx.doi.org/10.1016/j.marpol.2011.04.007&lt;/electronic-resource-num&gt;&lt;/record&gt;&lt;/Cite&gt;&lt;/EndNote&gt;</w:instrText>
      </w:r>
      <w:r w:rsidR="003B16F6" w:rsidRPr="00D827FE">
        <w:rPr>
          <w:color w:val="FF0000"/>
        </w:rPr>
        <w:fldChar w:fldCharType="separate"/>
      </w:r>
      <w:r w:rsidR="003B16F6" w:rsidRPr="00D827FE">
        <w:rPr>
          <w:noProof/>
          <w:color w:val="FF0000"/>
        </w:rPr>
        <w:t>(</w:t>
      </w:r>
      <w:hyperlink w:anchor="_ENREF_28" w:tooltip="Villasante, 2012 #3180" w:history="1">
        <w:r w:rsidR="003B16F6" w:rsidRPr="00D827FE">
          <w:rPr>
            <w:noProof/>
            <w:color w:val="FF0000"/>
          </w:rPr>
          <w:t>Villasante</w:t>
        </w:r>
        <w:r w:rsidR="003B16F6" w:rsidRPr="00D827FE">
          <w:rPr>
            <w:i/>
            <w:noProof/>
            <w:color w:val="FF0000"/>
          </w:rPr>
          <w:t xml:space="preserve"> et al.</w:t>
        </w:r>
        <w:r w:rsidR="003B16F6" w:rsidRPr="00D827FE">
          <w:rPr>
            <w:noProof/>
            <w:color w:val="FF0000"/>
          </w:rPr>
          <w:t xml:space="preserve"> 2012</w:t>
        </w:r>
      </w:hyperlink>
      <w:r w:rsidR="003B16F6" w:rsidRPr="00D827FE">
        <w:rPr>
          <w:noProof/>
          <w:color w:val="FF0000"/>
        </w:rPr>
        <w:t>)</w:t>
      </w:r>
      <w:r w:rsidR="003B16F6" w:rsidRPr="00D827FE">
        <w:rPr>
          <w:color w:val="FF0000"/>
        </w:rPr>
        <w:fldChar w:fldCharType="end"/>
      </w:r>
      <w:r w:rsidRPr="00D827FE">
        <w:rPr>
          <w:color w:val="FF0000"/>
        </w:rPr>
        <w:t xml:space="preserve">: </w:t>
      </w:r>
      <w:r w:rsidR="003B16F6" w:rsidRPr="00D827FE">
        <w:rPr>
          <w:color w:val="FF0000"/>
        </w:rPr>
        <w:fldChar w:fldCharType="begin">
          <w:fldData xml:space="preserve">PEVuZE5vdGU+PENpdGU+PEF1dGhvcj5Fc3Npbmd0b248L0F1dGhvcj48WWVhcj4yMDA2PC9ZZWFy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</w:fldData>
        </w:fldChar>
      </w:r>
      <w:r w:rsidR="003B16F6" w:rsidRPr="00D827FE">
        <w:rPr>
          <w:color w:val="FF0000"/>
        </w:rPr>
        <w:instrText xml:space="preserve"> ADDIN EN.CITE </w:instrText>
      </w:r>
      <w:r w:rsidR="003B16F6" w:rsidRPr="00D827FE">
        <w:rPr>
          <w:color w:val="FF0000"/>
        </w:rPr>
        <w:fldChar w:fldCharType="begin">
          <w:fldData xml:space="preserve">PEVuZE5vdGU+PENpdGU+PEF1dGhvcj5Fc3Npbmd0b248L0F1dGhvcj48WWVhcj4yMDA2PC9ZZWFy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</w:fldData>
        </w:fldChar>
      </w:r>
      <w:r w:rsidR="003B16F6" w:rsidRPr="00D827FE">
        <w:rPr>
          <w:color w:val="FF0000"/>
        </w:rPr>
        <w:instrText xml:space="preserve"> ADDIN EN.CITE.DATA </w:instrText>
      </w:r>
      <w:r w:rsidR="003B16F6" w:rsidRPr="00D827FE">
        <w:rPr>
          <w:color w:val="FF0000"/>
        </w:rPr>
      </w:r>
      <w:r w:rsidR="003B16F6" w:rsidRPr="00D827FE">
        <w:rPr>
          <w:color w:val="FF0000"/>
        </w:rPr>
        <w:fldChar w:fldCharType="end"/>
      </w:r>
      <w:r w:rsidR="003B16F6" w:rsidRPr="00D827FE">
        <w:rPr>
          <w:color w:val="FF0000"/>
        </w:rPr>
      </w:r>
      <w:r w:rsidR="003B16F6" w:rsidRPr="00D827FE">
        <w:rPr>
          <w:color w:val="FF0000"/>
        </w:rPr>
        <w:fldChar w:fldCharType="separate"/>
      </w:r>
      <w:r w:rsidR="003B16F6" w:rsidRPr="00D827FE">
        <w:rPr>
          <w:noProof/>
          <w:color w:val="FF0000"/>
        </w:rPr>
        <w:t>(</w:t>
      </w:r>
      <w:hyperlink w:anchor="_ENREF_9" w:tooltip="Essington, 2006 #3262" w:history="1">
        <w:r w:rsidR="003B16F6" w:rsidRPr="00D827FE">
          <w:rPr>
            <w:noProof/>
            <w:color w:val="FF0000"/>
          </w:rPr>
          <w:t>Essington</w:t>
        </w:r>
        <w:r w:rsidR="003B16F6" w:rsidRPr="00D827FE">
          <w:rPr>
            <w:i/>
            <w:noProof/>
            <w:color w:val="FF0000"/>
          </w:rPr>
          <w:t xml:space="preserve"> et al.</w:t>
        </w:r>
        <w:r w:rsidR="003B16F6" w:rsidRPr="00D827FE">
          <w:rPr>
            <w:noProof/>
            <w:color w:val="FF0000"/>
          </w:rPr>
          <w:t xml:space="preserve"> 2006</w:t>
        </w:r>
      </w:hyperlink>
      <w:r w:rsidR="003B16F6" w:rsidRPr="00D827FE">
        <w:rPr>
          <w:noProof/>
          <w:color w:val="FF0000"/>
        </w:rPr>
        <w:t xml:space="preserve">; </w:t>
      </w:r>
      <w:hyperlink w:anchor="_ENREF_8" w:tooltip="de Mutsert, 2008 #3263" w:history="1">
        <w:r w:rsidR="003B16F6" w:rsidRPr="00D827FE">
          <w:rPr>
            <w:noProof/>
            <w:color w:val="FF0000"/>
          </w:rPr>
          <w:t>de Mutsert</w:t>
        </w:r>
        <w:r w:rsidR="003B16F6" w:rsidRPr="00D827FE">
          <w:rPr>
            <w:i/>
            <w:noProof/>
            <w:color w:val="FF0000"/>
          </w:rPr>
          <w:t xml:space="preserve"> et al.</w:t>
        </w:r>
        <w:r w:rsidR="003B16F6" w:rsidRPr="00D827FE">
          <w:rPr>
            <w:noProof/>
            <w:color w:val="FF0000"/>
          </w:rPr>
          <w:t xml:space="preserve"> 2008</w:t>
        </w:r>
      </w:hyperlink>
      <w:r w:rsidR="003B16F6" w:rsidRPr="00D827FE">
        <w:rPr>
          <w:noProof/>
          <w:color w:val="FF0000"/>
        </w:rPr>
        <w:t xml:space="preserve">; </w:t>
      </w:r>
      <w:hyperlink w:anchor="_ENREF_3" w:tooltip="Branch, 2010 #2746" w:history="1">
        <w:r w:rsidR="003B16F6" w:rsidRPr="00D827FE">
          <w:rPr>
            <w:noProof/>
            <w:color w:val="FF0000"/>
          </w:rPr>
          <w:t>Branch</w:t>
        </w:r>
        <w:r w:rsidR="003B16F6" w:rsidRPr="00D827FE">
          <w:rPr>
            <w:i/>
            <w:noProof/>
            <w:color w:val="FF0000"/>
          </w:rPr>
          <w:t xml:space="preserve"> et al.</w:t>
        </w:r>
        <w:r w:rsidR="003B16F6" w:rsidRPr="00D827FE">
          <w:rPr>
            <w:noProof/>
            <w:color w:val="FF0000"/>
          </w:rPr>
          <w:t xml:space="preserve"> 2010</w:t>
        </w:r>
      </w:hyperlink>
      <w:r w:rsidR="003B16F6" w:rsidRPr="00D827FE">
        <w:rPr>
          <w:noProof/>
          <w:color w:val="FF0000"/>
        </w:rPr>
        <w:t xml:space="preserve">; </w:t>
      </w:r>
      <w:hyperlink w:anchor="_ENREF_25" w:tooltip="Sethi, 2010 #3264" w:history="1">
        <w:r w:rsidR="003B16F6" w:rsidRPr="00D827FE">
          <w:rPr>
            <w:noProof/>
            <w:color w:val="FF0000"/>
          </w:rPr>
          <w:t>Sethi</w:t>
        </w:r>
        <w:r w:rsidR="003B16F6" w:rsidRPr="00D827FE">
          <w:rPr>
            <w:i/>
            <w:noProof/>
            <w:color w:val="FF0000"/>
          </w:rPr>
          <w:t xml:space="preserve"> et al.</w:t>
        </w:r>
        <w:r w:rsidR="003B16F6" w:rsidRPr="00D827FE">
          <w:rPr>
            <w:noProof/>
            <w:color w:val="FF0000"/>
          </w:rPr>
          <w:t xml:space="preserve"> 2010</w:t>
        </w:r>
      </w:hyperlink>
      <w:r w:rsidR="003B16F6" w:rsidRPr="00D827FE">
        <w:rPr>
          <w:noProof/>
          <w:color w:val="FF0000"/>
        </w:rPr>
        <w:t>)</w:t>
      </w:r>
      <w:r w:rsidR="003B16F6" w:rsidRPr="00D827FE">
        <w:rPr>
          <w:color w:val="FF0000"/>
        </w:rPr>
        <w:fldChar w:fldCharType="end"/>
      </w:r>
    </w:p>
    <w:p w14:paraId="17AB2DCF" w14:textId="77777777" w:rsidR="002201C4" w:rsidRPr="00D827FE" w:rsidRDefault="002201C4" w:rsidP="00924432"/>
    <w:p w14:paraId="1D09137A" w14:textId="77777777" w:rsidR="002201C4" w:rsidRPr="00D827FE" w:rsidRDefault="002201C4" w:rsidP="00924432">
      <w:r w:rsidRPr="00D827FE">
        <w:t>Changes in MTI reflect change in effort. Total landings and total catch are reduced (as is B in Nth Sea), and effort is shifted onto species with lower TL (check?), thus MTI goes down, although the MTL of the biomass goes up. How do we design MTI that accounts for changes in effort/targets/policy sensibly?</w:t>
      </w:r>
      <w:r w:rsidR="00C43716" w:rsidRPr="00D827FE">
        <w:t xml:space="preserve"> (other than adding the FIB index?)</w:t>
      </w:r>
      <w:r w:rsidR="00E860BA" w:rsidRPr="00D827FE">
        <w:t>.</w:t>
      </w:r>
    </w:p>
    <w:p w14:paraId="003CE86B" w14:textId="77777777" w:rsidR="002201C4" w:rsidRPr="00D827FE" w:rsidRDefault="002201C4" w:rsidP="00924432"/>
    <w:p w14:paraId="2F916741" w14:textId="77777777" w:rsidR="00124FAF" w:rsidRDefault="00551B35" w:rsidP="00924432">
      <w:r w:rsidRPr="00D827FE">
        <w:t>One key problem, especially given the emphasis on birds in both the LPI and RLI, is that they are modelled within the Ecopath models as a single group, seabirds, with uniform responses, thus ignoring all other threats or reasons for decline (e.g. loss of breeding habitat, other sources of mortality etc).</w:t>
      </w:r>
      <w:r w:rsidR="0015170F" w:rsidRPr="00D827FE">
        <w:t xml:space="preserve"> Again, this is because we are borrowing models and using them for purposes other than their original construction and design. Ideally, the models would be updated to </w:t>
      </w:r>
      <w:r w:rsidR="0015170F" w:rsidRPr="00D827FE">
        <w:lastRenderedPageBreak/>
        <w:t xml:space="preserve">separate either different </w:t>
      </w:r>
      <w:r w:rsidR="00E122DD" w:rsidRPr="00D827FE">
        <w:t>sea</w:t>
      </w:r>
      <w:r w:rsidR="0015170F" w:rsidRPr="00D827FE">
        <w:t xml:space="preserve">bird species, or groups of birds based on ecological function or common threats. </w:t>
      </w:r>
    </w:p>
    <w:p w14:paraId="57AFD0C9" w14:textId="77777777" w:rsidR="00124FAF" w:rsidRDefault="00124FAF" w:rsidP="00924432"/>
    <w:p w14:paraId="0EE99A8C" w14:textId="77777777" w:rsidR="00124FAF" w:rsidRPr="00D827FE" w:rsidRDefault="00124FAF" w:rsidP="00124FAF">
      <w:pPr>
        <w:pStyle w:val="Heading3"/>
      </w:pPr>
      <w:r w:rsidRPr="00D827FE">
        <w:t>Acknowledgements</w:t>
      </w:r>
    </w:p>
    <w:p w14:paraId="32DA9313" w14:textId="77777777" w:rsidR="00124FAF" w:rsidRPr="00D827FE" w:rsidRDefault="00124FAF" w:rsidP="00124FAF">
      <w:r w:rsidRPr="00D827FE">
        <w:t xml:space="preserve">This paper was </w:t>
      </w:r>
      <w:r>
        <w:t>conceived in</w:t>
      </w:r>
      <w:r w:rsidRPr="00D827FE">
        <w:t xml:space="preserve"> a workshop funded by the NERC Centre for Population Biology, which also supported KS. EN was suppor</w:t>
      </w:r>
      <w:r>
        <w:t xml:space="preserve">ted by a Marie Curie Fellowship, </w:t>
      </w:r>
      <w:r w:rsidRPr="00D827FE">
        <w:t>a Centenary Research Fellowship</w:t>
      </w:r>
      <w:r>
        <w:t>, Inspiring women Fellowship from the Victorian Government and Veski, and the Australian Research Council (</w:t>
      </w:r>
      <w:r w:rsidRPr="003C59BD">
        <w:t>DP170100609</w:t>
      </w:r>
      <w:r>
        <w:t>)</w:t>
      </w:r>
      <w:r w:rsidRPr="00D827FE">
        <w:t>.</w:t>
      </w:r>
      <w:r>
        <w:t xml:space="preserve"> </w:t>
      </w:r>
      <w:r w:rsidRPr="00D827FE">
        <w:t>BC is grateful for a travel grant from the Centre of Excellence for Environmental Decisions.</w:t>
      </w:r>
    </w:p>
    <w:p w14:paraId="06490BCF" w14:textId="77777777" w:rsidR="00124FAF" w:rsidRDefault="00124FAF" w:rsidP="00124FAF">
      <w:pPr>
        <w:pStyle w:val="Heading3"/>
      </w:pPr>
      <w:r>
        <w:t>Cited literature</w:t>
      </w:r>
    </w:p>
    <w:p w14:paraId="3B56B7C0" w14:textId="77777777" w:rsidR="00124FAF" w:rsidRPr="003B16F6" w:rsidRDefault="00124FAF" w:rsidP="00124FAF">
      <w:pPr>
        <w:ind w:left="720" w:hanging="720"/>
        <w:rPr>
          <w:rFonts w:ascii="Times New Roman" w:hAnsi="Times New Roman" w:cs="Times New Roman"/>
          <w:noProof/>
        </w:rPr>
      </w:pPr>
      <w:r>
        <w:fldChar w:fldCharType="begin"/>
      </w:r>
      <w:r>
        <w:instrText xml:space="preserve"> ADDIN EN.REFLIST </w:instrText>
      </w:r>
      <w:r>
        <w:fldChar w:fldCharType="separate"/>
      </w:r>
      <w:bookmarkStart w:id="61" w:name="_ENREF_1"/>
      <w:r w:rsidRPr="003B16F6">
        <w:rPr>
          <w:rFonts w:ascii="Times New Roman" w:hAnsi="Times New Roman" w:cs="Times New Roman"/>
          <w:noProof/>
        </w:rPr>
        <w:t xml:space="preserve">Arreguin-Sanchez F., Arcos E. &amp; Chavez E.A. (2002). Flows of biomass and structure in an exploited benthic ecosystem in the gulf of California, Mexico. </w:t>
      </w:r>
      <w:r w:rsidRPr="003B16F6">
        <w:rPr>
          <w:rFonts w:ascii="Times New Roman" w:hAnsi="Times New Roman" w:cs="Times New Roman"/>
          <w:i/>
          <w:noProof/>
        </w:rPr>
        <w:t>Ecol Modell</w:t>
      </w:r>
      <w:r w:rsidRPr="003B16F6">
        <w:rPr>
          <w:rFonts w:ascii="Times New Roman" w:hAnsi="Times New Roman" w:cs="Times New Roman"/>
          <w:noProof/>
        </w:rPr>
        <w:t>, 156, 167-183.</w:t>
      </w:r>
      <w:bookmarkEnd w:id="61"/>
    </w:p>
    <w:p w14:paraId="08D41965" w14:textId="77777777" w:rsidR="00124FAF" w:rsidRPr="003B16F6" w:rsidRDefault="00124FAF" w:rsidP="00124FAF">
      <w:pPr>
        <w:ind w:left="720" w:hanging="720"/>
        <w:rPr>
          <w:rFonts w:ascii="Times New Roman" w:hAnsi="Times New Roman" w:cs="Times New Roman"/>
          <w:noProof/>
        </w:rPr>
      </w:pPr>
      <w:bookmarkStart w:id="62" w:name="_ENREF_2"/>
      <w:r w:rsidRPr="003B16F6">
        <w:rPr>
          <w:rFonts w:ascii="Times New Roman" w:hAnsi="Times New Roman" w:cs="Times New Roman"/>
          <w:noProof/>
        </w:rPr>
        <w:t xml:space="preserve">Barausse A., Duci A., Mazzoldi C., Artioli Y. &amp; Palmeri L. (2009). Trophic network model of the northern Adriatic Sea: analysis of an exploited and eutrophic ecosystem. </w:t>
      </w:r>
      <w:r w:rsidRPr="003B16F6">
        <w:rPr>
          <w:rFonts w:ascii="Times New Roman" w:hAnsi="Times New Roman" w:cs="Times New Roman"/>
          <w:i/>
          <w:noProof/>
        </w:rPr>
        <w:t>Estuarine Coastal and Shelf Science</w:t>
      </w:r>
      <w:r w:rsidRPr="003B16F6">
        <w:rPr>
          <w:rFonts w:ascii="Times New Roman" w:hAnsi="Times New Roman" w:cs="Times New Roman"/>
          <w:noProof/>
        </w:rPr>
        <w:t>, 83, 577-590.</w:t>
      </w:r>
      <w:bookmarkEnd w:id="62"/>
    </w:p>
    <w:p w14:paraId="4BDEE699" w14:textId="77777777" w:rsidR="00124FAF" w:rsidRPr="003B16F6" w:rsidRDefault="00124FAF" w:rsidP="00124FAF">
      <w:pPr>
        <w:ind w:left="720" w:hanging="720"/>
        <w:rPr>
          <w:rFonts w:ascii="Times New Roman" w:hAnsi="Times New Roman" w:cs="Times New Roman"/>
          <w:noProof/>
        </w:rPr>
      </w:pPr>
      <w:bookmarkStart w:id="63" w:name="_ENREF_3"/>
      <w:r w:rsidRPr="003B16F6">
        <w:rPr>
          <w:rFonts w:ascii="Times New Roman" w:hAnsi="Times New Roman" w:cs="Times New Roman"/>
          <w:noProof/>
        </w:rPr>
        <w:t xml:space="preserve">Branch T.A., Watson R., Fulton E.A., Jennings S., McGilliard C.R., Pablico G.T., Ricard D. &amp; Tracey S.R. (2010). The trophic fingerprint of marine fisheries. </w:t>
      </w:r>
      <w:r w:rsidRPr="003B16F6">
        <w:rPr>
          <w:rFonts w:ascii="Times New Roman" w:hAnsi="Times New Roman" w:cs="Times New Roman"/>
          <w:i/>
          <w:noProof/>
        </w:rPr>
        <w:t>Nature</w:t>
      </w:r>
      <w:r w:rsidRPr="003B16F6">
        <w:rPr>
          <w:rFonts w:ascii="Times New Roman" w:hAnsi="Times New Roman" w:cs="Times New Roman"/>
          <w:noProof/>
        </w:rPr>
        <w:t>, 468, 431–435.</w:t>
      </w:r>
      <w:bookmarkEnd w:id="63"/>
    </w:p>
    <w:p w14:paraId="41414A2F" w14:textId="77777777" w:rsidR="00124FAF" w:rsidRPr="003B16F6" w:rsidRDefault="00124FAF" w:rsidP="00124FAF">
      <w:pPr>
        <w:ind w:left="720" w:hanging="720"/>
        <w:rPr>
          <w:rFonts w:ascii="Times New Roman" w:hAnsi="Times New Roman" w:cs="Times New Roman"/>
          <w:noProof/>
        </w:rPr>
      </w:pPr>
      <w:bookmarkStart w:id="64" w:name="_ENREF_4"/>
      <w:r w:rsidRPr="003B16F6">
        <w:rPr>
          <w:rFonts w:ascii="Times New Roman" w:hAnsi="Times New Roman" w:cs="Times New Roman"/>
          <w:noProof/>
        </w:rPr>
        <w:t xml:space="preserve">Butchart S.H.M., Akçakaya H.R., Chanson J., Baillie J.E.M., Collen B., Quader S., Turner W.R., Amin R., Stuart S.N. &amp; Hilton-Taylor C. (2007). Improvements to the Red List Index. </w:t>
      </w:r>
      <w:r w:rsidRPr="003B16F6">
        <w:rPr>
          <w:rFonts w:ascii="Times New Roman" w:hAnsi="Times New Roman" w:cs="Times New Roman"/>
          <w:i/>
          <w:noProof/>
        </w:rPr>
        <w:t>PLoS ONE</w:t>
      </w:r>
      <w:r w:rsidRPr="003B16F6">
        <w:rPr>
          <w:rFonts w:ascii="Times New Roman" w:hAnsi="Times New Roman" w:cs="Times New Roman"/>
          <w:noProof/>
        </w:rPr>
        <w:t>, 2, e140.</w:t>
      </w:r>
      <w:bookmarkEnd w:id="64"/>
    </w:p>
    <w:p w14:paraId="00C7B54F" w14:textId="77777777" w:rsidR="00124FAF" w:rsidRPr="003B16F6" w:rsidRDefault="00124FAF" w:rsidP="00124FAF">
      <w:pPr>
        <w:ind w:left="720" w:hanging="720"/>
        <w:rPr>
          <w:rFonts w:ascii="Times New Roman" w:hAnsi="Times New Roman" w:cs="Times New Roman"/>
          <w:noProof/>
        </w:rPr>
      </w:pPr>
      <w:bookmarkStart w:id="65" w:name="_ENREF_5"/>
      <w:r w:rsidRPr="003B16F6">
        <w:rPr>
          <w:rFonts w:ascii="Times New Roman" w:hAnsi="Times New Roman" w:cs="Times New Roman"/>
          <w:noProof/>
        </w:rPr>
        <w:t xml:space="preserve">Butchart S.H.M., Stattersfield A.J., Bennun L.A., Shutes S.M., Akçakaya H.R., Baillie J.E.M., Stuart S.N., Hilton-Taylor C. &amp; Mace G.M. (2004). Measuring Global Trends in the Status of Biodiversity: Red List Indices for Birds. </w:t>
      </w:r>
      <w:r w:rsidRPr="003B16F6">
        <w:rPr>
          <w:rFonts w:ascii="Times New Roman" w:hAnsi="Times New Roman" w:cs="Times New Roman"/>
          <w:i/>
          <w:noProof/>
        </w:rPr>
        <w:t>PLoS Biology</w:t>
      </w:r>
      <w:r w:rsidRPr="003B16F6">
        <w:rPr>
          <w:rFonts w:ascii="Times New Roman" w:hAnsi="Times New Roman" w:cs="Times New Roman"/>
          <w:noProof/>
        </w:rPr>
        <w:t>, 2, e383.</w:t>
      </w:r>
      <w:bookmarkEnd w:id="65"/>
    </w:p>
    <w:p w14:paraId="08834F13" w14:textId="77777777" w:rsidR="00124FAF" w:rsidRPr="003B16F6" w:rsidRDefault="00124FAF" w:rsidP="00124FAF">
      <w:pPr>
        <w:ind w:left="720" w:hanging="720"/>
        <w:rPr>
          <w:rFonts w:ascii="Times New Roman" w:hAnsi="Times New Roman" w:cs="Times New Roman"/>
          <w:noProof/>
        </w:rPr>
      </w:pPr>
      <w:bookmarkStart w:id="66" w:name="_ENREF_6"/>
      <w:r w:rsidRPr="003B16F6">
        <w:rPr>
          <w:rFonts w:ascii="Times New Roman" w:hAnsi="Times New Roman" w:cs="Times New Roman"/>
          <w:noProof/>
        </w:rPr>
        <w:t xml:space="preserve">Butchart S.H.M., Walpole M., Collen B., van Strien A., Scharlemann J.P.W., Almond R.E.A., Baillie J.E.M., Bomhard B., Brown C., Bruno J., Carpenter K.E., Carr G.M., Chanson J., Chenery A.M., Csirke J., Davidson N.C., Dentener F., Foster M., Galli A., Galloway J.N., Genovesi P., Gregory R.D., Hockings M., Kapos V., Lamarque J.-F., Leverington F., Loh J., McGeoch M.A., McRae L., Minasyan A., Morcillo M.H., Oldfield T.E.E., Pauly D., Quader S., Revenga C., Sauer J.R., Skolnik B., Spear D., Stanwell-Smith D., Stuart S.N., Symes A., Tierney M., Tyrrell T.D., Vié J.-C. &amp; Watson R. (2010). Global biodiversity: indicators of recent declines. </w:t>
      </w:r>
      <w:r w:rsidRPr="003B16F6">
        <w:rPr>
          <w:rFonts w:ascii="Times New Roman" w:hAnsi="Times New Roman" w:cs="Times New Roman"/>
          <w:i/>
          <w:noProof/>
        </w:rPr>
        <w:t>Science</w:t>
      </w:r>
      <w:r w:rsidRPr="003B16F6">
        <w:rPr>
          <w:rFonts w:ascii="Times New Roman" w:hAnsi="Times New Roman" w:cs="Times New Roman"/>
          <w:noProof/>
        </w:rPr>
        <w:t>, 328, 1164-1168.</w:t>
      </w:r>
      <w:bookmarkEnd w:id="66"/>
    </w:p>
    <w:p w14:paraId="307D484C" w14:textId="77777777" w:rsidR="00124FAF" w:rsidRPr="003B16F6" w:rsidRDefault="00124FAF" w:rsidP="00124FAF">
      <w:pPr>
        <w:ind w:left="720" w:hanging="720"/>
        <w:rPr>
          <w:rFonts w:ascii="Times New Roman" w:hAnsi="Times New Roman" w:cs="Times New Roman"/>
          <w:noProof/>
        </w:rPr>
      </w:pPr>
      <w:bookmarkStart w:id="67" w:name="_ENREF_7"/>
      <w:r w:rsidRPr="003B16F6">
        <w:rPr>
          <w:rFonts w:ascii="Times New Roman" w:hAnsi="Times New Roman" w:cs="Times New Roman"/>
          <w:noProof/>
        </w:rPr>
        <w:t xml:space="preserve">Collen B., Loh J., Whitmee S., McRae L., Amin R. &amp; Baillie J.E.M. (2009). Monitoring Change in Vertebrate Abundance: the Living Planet Index. </w:t>
      </w:r>
      <w:r w:rsidRPr="003B16F6">
        <w:rPr>
          <w:rFonts w:ascii="Times New Roman" w:hAnsi="Times New Roman" w:cs="Times New Roman"/>
          <w:i/>
          <w:noProof/>
        </w:rPr>
        <w:t>Cons Biol</w:t>
      </w:r>
      <w:r w:rsidRPr="003B16F6">
        <w:rPr>
          <w:rFonts w:ascii="Times New Roman" w:hAnsi="Times New Roman" w:cs="Times New Roman"/>
          <w:noProof/>
        </w:rPr>
        <w:t>, 23, 317-327.</w:t>
      </w:r>
      <w:bookmarkEnd w:id="67"/>
    </w:p>
    <w:p w14:paraId="514B5A05" w14:textId="77777777" w:rsidR="00124FAF" w:rsidRPr="003B16F6" w:rsidRDefault="00124FAF" w:rsidP="00124FAF">
      <w:pPr>
        <w:ind w:left="720" w:hanging="720"/>
        <w:rPr>
          <w:rFonts w:ascii="Times New Roman" w:hAnsi="Times New Roman" w:cs="Times New Roman"/>
          <w:noProof/>
        </w:rPr>
      </w:pPr>
      <w:bookmarkStart w:id="68" w:name="_ENREF_8"/>
      <w:r w:rsidRPr="003B16F6">
        <w:rPr>
          <w:rFonts w:ascii="Times New Roman" w:hAnsi="Times New Roman" w:cs="Times New Roman"/>
          <w:noProof/>
        </w:rPr>
        <w:t xml:space="preserve">de Mutsert K., Cowan J.H., Essington T.E. &amp; Hilborn R. (2008). Reanalyses of Gulf of Mexico fisheries data: Landings can be misleading in assessments of fisheries and fisheries ecosystems. </w:t>
      </w:r>
      <w:r w:rsidRPr="003B16F6">
        <w:rPr>
          <w:rFonts w:ascii="Times New Roman" w:hAnsi="Times New Roman" w:cs="Times New Roman"/>
          <w:i/>
          <w:noProof/>
        </w:rPr>
        <w:t>Proceedings of the National Academy of Sciences</w:t>
      </w:r>
      <w:r w:rsidRPr="003B16F6">
        <w:rPr>
          <w:rFonts w:ascii="Times New Roman" w:hAnsi="Times New Roman" w:cs="Times New Roman"/>
          <w:noProof/>
        </w:rPr>
        <w:t>, 105, 2740-2744.</w:t>
      </w:r>
      <w:bookmarkEnd w:id="68"/>
    </w:p>
    <w:p w14:paraId="52C9622C" w14:textId="77777777" w:rsidR="00124FAF" w:rsidRPr="003B16F6" w:rsidRDefault="00124FAF" w:rsidP="00124FAF">
      <w:pPr>
        <w:ind w:left="720" w:hanging="720"/>
        <w:rPr>
          <w:rFonts w:ascii="Times New Roman" w:hAnsi="Times New Roman" w:cs="Times New Roman"/>
          <w:noProof/>
        </w:rPr>
      </w:pPr>
      <w:bookmarkStart w:id="69" w:name="_ENREF_9"/>
      <w:r w:rsidRPr="003B16F6">
        <w:rPr>
          <w:rFonts w:ascii="Times New Roman" w:hAnsi="Times New Roman" w:cs="Times New Roman"/>
          <w:noProof/>
        </w:rPr>
        <w:t xml:space="preserve">Essington T.E., Beaudreau A.H. &amp; Wiedenmann J. (2006). Fishing through marine food webs. </w:t>
      </w:r>
      <w:r w:rsidRPr="003B16F6">
        <w:rPr>
          <w:rFonts w:ascii="Times New Roman" w:hAnsi="Times New Roman" w:cs="Times New Roman"/>
          <w:i/>
          <w:noProof/>
        </w:rPr>
        <w:t>Proceedings of the National Academy of Sciences of the United States of America</w:t>
      </w:r>
      <w:r w:rsidRPr="003B16F6">
        <w:rPr>
          <w:rFonts w:ascii="Times New Roman" w:hAnsi="Times New Roman" w:cs="Times New Roman"/>
          <w:noProof/>
        </w:rPr>
        <w:t>, 103, 3171-3175.</w:t>
      </w:r>
      <w:bookmarkEnd w:id="69"/>
    </w:p>
    <w:p w14:paraId="12C806CE" w14:textId="77777777" w:rsidR="00124FAF" w:rsidRPr="003B16F6" w:rsidRDefault="00124FAF" w:rsidP="00124FAF">
      <w:pPr>
        <w:ind w:left="720" w:hanging="720"/>
        <w:rPr>
          <w:rFonts w:ascii="Times New Roman" w:hAnsi="Times New Roman" w:cs="Times New Roman"/>
          <w:noProof/>
        </w:rPr>
      </w:pPr>
      <w:bookmarkStart w:id="70" w:name="_ENREF_10"/>
      <w:r w:rsidRPr="003B16F6">
        <w:rPr>
          <w:rFonts w:ascii="Times New Roman" w:hAnsi="Times New Roman" w:cs="Times New Roman"/>
          <w:noProof/>
        </w:rPr>
        <w:t xml:space="preserve">Fay G., Large S.I., Link J.S. &amp; Gamble R.J. (2013). Testing systemic fishing responses with ecosystem indicators. </w:t>
      </w:r>
      <w:r w:rsidRPr="003B16F6">
        <w:rPr>
          <w:rFonts w:ascii="Times New Roman" w:hAnsi="Times New Roman" w:cs="Times New Roman"/>
          <w:i/>
          <w:noProof/>
        </w:rPr>
        <w:t>Ecol Modell</w:t>
      </w:r>
      <w:r w:rsidRPr="003B16F6">
        <w:rPr>
          <w:rFonts w:ascii="Times New Roman" w:hAnsi="Times New Roman" w:cs="Times New Roman"/>
          <w:noProof/>
        </w:rPr>
        <w:t>, 265, 45-55.</w:t>
      </w:r>
      <w:bookmarkEnd w:id="70"/>
    </w:p>
    <w:p w14:paraId="1EB9D7FE" w14:textId="77777777" w:rsidR="00124FAF" w:rsidRPr="003B16F6" w:rsidRDefault="00124FAF" w:rsidP="00124FAF">
      <w:pPr>
        <w:ind w:left="720" w:hanging="720"/>
        <w:rPr>
          <w:rFonts w:ascii="Times New Roman" w:hAnsi="Times New Roman" w:cs="Times New Roman"/>
          <w:noProof/>
        </w:rPr>
      </w:pPr>
      <w:bookmarkStart w:id="71" w:name="_ENREF_11"/>
      <w:r w:rsidRPr="003B16F6">
        <w:rPr>
          <w:rFonts w:ascii="Times New Roman" w:hAnsi="Times New Roman" w:cs="Times New Roman"/>
          <w:noProof/>
        </w:rPr>
        <w:lastRenderedPageBreak/>
        <w:t xml:space="preserve">Gribble N.A. (2005). Ecosystem Modelling Of The Great Barrier Reef: A Balanced Trophic Biomass Approach. In: </w:t>
      </w:r>
      <w:r w:rsidRPr="003B16F6">
        <w:rPr>
          <w:rFonts w:ascii="Times New Roman" w:hAnsi="Times New Roman" w:cs="Times New Roman"/>
          <w:i/>
          <w:noProof/>
        </w:rPr>
        <w:t>MODSIM 2005 International Congress on Modelling and Simulation</w:t>
      </w:r>
      <w:r w:rsidRPr="003B16F6">
        <w:rPr>
          <w:rFonts w:ascii="Times New Roman" w:hAnsi="Times New Roman" w:cs="Times New Roman"/>
          <w:noProof/>
        </w:rPr>
        <w:t xml:space="preserve"> (eds. Zerger A &amp; Argent RM). Modelling and Simulation Society of Australia and New Zealand, pp. 2561-2567.</w:t>
      </w:r>
      <w:bookmarkEnd w:id="71"/>
    </w:p>
    <w:p w14:paraId="5A9FE5DE" w14:textId="77777777" w:rsidR="00124FAF" w:rsidRPr="003B16F6" w:rsidRDefault="00124FAF" w:rsidP="00124FAF">
      <w:pPr>
        <w:ind w:left="720" w:hanging="720"/>
        <w:rPr>
          <w:rFonts w:ascii="Times New Roman" w:hAnsi="Times New Roman" w:cs="Times New Roman"/>
          <w:noProof/>
        </w:rPr>
      </w:pPr>
      <w:bookmarkStart w:id="72" w:name="_ENREF_12"/>
      <w:r w:rsidRPr="003B16F6">
        <w:rPr>
          <w:rFonts w:ascii="Times New Roman" w:hAnsi="Times New Roman" w:cs="Times New Roman"/>
          <w:noProof/>
        </w:rPr>
        <w:t xml:space="preserve">Heymans S.J.J. (2005). Ecosystem models of the Western and Central Aleutian Islands in 1963, 1979 and 1991. </w:t>
      </w:r>
      <w:r w:rsidRPr="003B16F6">
        <w:rPr>
          <w:rFonts w:ascii="Times New Roman" w:hAnsi="Times New Roman" w:cs="Times New Roman"/>
          <w:i/>
          <w:noProof/>
        </w:rPr>
        <w:t>University of British Columbia Fisheries Centre Research Reports</w:t>
      </w:r>
      <w:r w:rsidRPr="003B16F6">
        <w:rPr>
          <w:rFonts w:ascii="Times New Roman" w:hAnsi="Times New Roman" w:cs="Times New Roman"/>
          <w:noProof/>
        </w:rPr>
        <w:t>, 13, 8-82.</w:t>
      </w:r>
      <w:bookmarkEnd w:id="72"/>
    </w:p>
    <w:p w14:paraId="43425123" w14:textId="77777777" w:rsidR="00124FAF" w:rsidRPr="003B16F6" w:rsidRDefault="00124FAF" w:rsidP="00124FAF">
      <w:pPr>
        <w:ind w:left="720" w:hanging="720"/>
        <w:rPr>
          <w:rFonts w:ascii="Times New Roman" w:hAnsi="Times New Roman" w:cs="Times New Roman"/>
          <w:noProof/>
        </w:rPr>
      </w:pPr>
      <w:bookmarkStart w:id="73" w:name="_ENREF_13"/>
      <w:r w:rsidRPr="003B16F6">
        <w:rPr>
          <w:rFonts w:ascii="Times New Roman" w:hAnsi="Times New Roman" w:cs="Times New Roman"/>
          <w:noProof/>
        </w:rPr>
        <w:t xml:space="preserve">Hornborg S., Belgrano A., Bartolino V., Valentinsson D. &amp; Ziegler F. (2013). Trophic indicators in fisheries: a call for re-evaluation. </w:t>
      </w:r>
      <w:r w:rsidRPr="003B16F6">
        <w:rPr>
          <w:rFonts w:ascii="Times New Roman" w:hAnsi="Times New Roman" w:cs="Times New Roman"/>
          <w:i/>
          <w:noProof/>
        </w:rPr>
        <w:t>Biol Lett</w:t>
      </w:r>
      <w:r w:rsidRPr="003B16F6">
        <w:rPr>
          <w:rFonts w:ascii="Times New Roman" w:hAnsi="Times New Roman" w:cs="Times New Roman"/>
          <w:noProof/>
        </w:rPr>
        <w:t>, 9.</w:t>
      </w:r>
      <w:bookmarkEnd w:id="73"/>
    </w:p>
    <w:p w14:paraId="622F7D3C" w14:textId="77777777" w:rsidR="00124FAF" w:rsidRPr="003B16F6" w:rsidRDefault="00124FAF" w:rsidP="00124FAF">
      <w:pPr>
        <w:ind w:left="720" w:hanging="720"/>
        <w:rPr>
          <w:rFonts w:ascii="Times New Roman" w:hAnsi="Times New Roman" w:cs="Times New Roman"/>
          <w:noProof/>
        </w:rPr>
      </w:pPr>
      <w:bookmarkStart w:id="74" w:name="_ENREF_14"/>
      <w:r w:rsidRPr="003B16F6">
        <w:rPr>
          <w:rFonts w:ascii="Times New Roman" w:hAnsi="Times New Roman" w:cs="Times New Roman"/>
          <w:noProof/>
        </w:rPr>
        <w:t xml:space="preserve">Houle J.E., Farnsworth K.D. &amp; Reid A.G.R.G. (2012). Assessing the sensitivity and specificity of fish community indicators to management action. </w:t>
      </w:r>
      <w:r w:rsidRPr="003B16F6">
        <w:rPr>
          <w:rFonts w:ascii="Times New Roman" w:hAnsi="Times New Roman" w:cs="Times New Roman"/>
          <w:i/>
          <w:noProof/>
        </w:rPr>
        <w:t>Can. J. Fish. Aquat. Sci.</w:t>
      </w:r>
      <w:r w:rsidRPr="003B16F6">
        <w:rPr>
          <w:rFonts w:ascii="Times New Roman" w:hAnsi="Times New Roman" w:cs="Times New Roman"/>
          <w:noProof/>
        </w:rPr>
        <w:t>, 69, 1065-1079.</w:t>
      </w:r>
      <w:bookmarkEnd w:id="74"/>
    </w:p>
    <w:p w14:paraId="52E4589D" w14:textId="77777777" w:rsidR="00124FAF" w:rsidRPr="003B16F6" w:rsidRDefault="00124FAF" w:rsidP="00124FAF">
      <w:pPr>
        <w:ind w:left="720" w:hanging="720"/>
        <w:rPr>
          <w:rFonts w:ascii="Times New Roman" w:hAnsi="Times New Roman" w:cs="Times New Roman"/>
          <w:noProof/>
        </w:rPr>
      </w:pPr>
      <w:bookmarkStart w:id="75" w:name="_ENREF_15"/>
      <w:r w:rsidRPr="003B16F6">
        <w:rPr>
          <w:rFonts w:ascii="Times New Roman" w:hAnsi="Times New Roman" w:cs="Times New Roman"/>
          <w:noProof/>
        </w:rPr>
        <w:t xml:space="preserve">Jiang H., Cheng H.-Q., Xub H.-G., Arreguín-Sánchez F., Zetina-Rejón M.J., Del Monte Luna P. &amp; Le Quesne W.J.F. (2008). Trophic controls of jellyfish blooms and links with fisheries in the East China Sea. </w:t>
      </w:r>
      <w:r w:rsidRPr="003B16F6">
        <w:rPr>
          <w:rFonts w:ascii="Times New Roman" w:hAnsi="Times New Roman" w:cs="Times New Roman"/>
          <w:i/>
          <w:noProof/>
        </w:rPr>
        <w:t>Ecol Modell</w:t>
      </w:r>
      <w:r w:rsidRPr="003B16F6">
        <w:rPr>
          <w:rFonts w:ascii="Times New Roman" w:hAnsi="Times New Roman" w:cs="Times New Roman"/>
          <w:noProof/>
        </w:rPr>
        <w:t>, 212, 492-503.</w:t>
      </w:r>
      <w:bookmarkEnd w:id="75"/>
    </w:p>
    <w:p w14:paraId="1D285581" w14:textId="77777777" w:rsidR="00124FAF" w:rsidRPr="003B16F6" w:rsidRDefault="00124FAF" w:rsidP="00124FAF">
      <w:pPr>
        <w:ind w:left="720" w:hanging="720"/>
        <w:rPr>
          <w:rFonts w:ascii="Times New Roman" w:hAnsi="Times New Roman" w:cs="Times New Roman"/>
          <w:noProof/>
        </w:rPr>
      </w:pPr>
      <w:bookmarkStart w:id="76" w:name="_ENREF_16"/>
      <w:r w:rsidRPr="003B16F6">
        <w:rPr>
          <w:rFonts w:ascii="Times New Roman" w:hAnsi="Times New Roman" w:cs="Times New Roman"/>
          <w:noProof/>
        </w:rPr>
        <w:t xml:space="preserve">Keith D.A., Mahony M., Hines H., Elith J., Regan T.J., Baumgartner J.B., Hunter D., Heard G.W., Mitchell N.J., Parris K.M., Penman T., Scheele B.E.N., Simpson C.C., Tingley R., Tracy C.R., West M. &amp; AkÇAkaya H.R. (2014). Detecting Extinction Risk from Climate Change by IUCN Red List Criteria. </w:t>
      </w:r>
      <w:r w:rsidRPr="003B16F6">
        <w:rPr>
          <w:rFonts w:ascii="Times New Roman" w:hAnsi="Times New Roman" w:cs="Times New Roman"/>
          <w:i/>
          <w:noProof/>
        </w:rPr>
        <w:t>Cons Biol</w:t>
      </w:r>
      <w:r w:rsidRPr="003B16F6">
        <w:rPr>
          <w:rFonts w:ascii="Times New Roman" w:hAnsi="Times New Roman" w:cs="Times New Roman"/>
          <w:noProof/>
        </w:rPr>
        <w:t>, n/a-n/a.</w:t>
      </w:r>
      <w:bookmarkEnd w:id="76"/>
    </w:p>
    <w:p w14:paraId="2F6500DE" w14:textId="77777777" w:rsidR="00124FAF" w:rsidRPr="003B16F6" w:rsidRDefault="00124FAF" w:rsidP="00124FAF">
      <w:pPr>
        <w:ind w:left="720" w:hanging="720"/>
        <w:rPr>
          <w:rFonts w:ascii="Times New Roman" w:hAnsi="Times New Roman" w:cs="Times New Roman"/>
          <w:noProof/>
        </w:rPr>
      </w:pPr>
      <w:bookmarkStart w:id="77" w:name="_ENREF_17"/>
      <w:r w:rsidRPr="003B16F6">
        <w:rPr>
          <w:rFonts w:ascii="Times New Roman" w:hAnsi="Times New Roman" w:cs="Times New Roman"/>
          <w:noProof/>
        </w:rPr>
        <w:t xml:space="preserve">Mace G.M., Collar N.J., Gaston K.J., Hilton-Taylor C., Akçakaya H.R., Leader-Williams N., Milner-Gulland E.J. &amp; Stuart S.N. (2008). Quantification of extinction risk: IUCN’s system for classifying threatened species. </w:t>
      </w:r>
      <w:r w:rsidRPr="003B16F6">
        <w:rPr>
          <w:rFonts w:ascii="Times New Roman" w:hAnsi="Times New Roman" w:cs="Times New Roman"/>
          <w:i/>
          <w:noProof/>
        </w:rPr>
        <w:t>Cons Biol</w:t>
      </w:r>
      <w:r w:rsidRPr="003B16F6">
        <w:rPr>
          <w:rFonts w:ascii="Times New Roman" w:hAnsi="Times New Roman" w:cs="Times New Roman"/>
          <w:noProof/>
        </w:rPr>
        <w:t>, 22, 1424-1442.</w:t>
      </w:r>
      <w:bookmarkEnd w:id="77"/>
    </w:p>
    <w:p w14:paraId="50DF17AB" w14:textId="77777777" w:rsidR="00124FAF" w:rsidRPr="003B16F6" w:rsidRDefault="00124FAF" w:rsidP="00124FAF">
      <w:pPr>
        <w:ind w:left="720" w:hanging="720"/>
        <w:rPr>
          <w:rFonts w:ascii="Times New Roman" w:hAnsi="Times New Roman" w:cs="Times New Roman"/>
          <w:noProof/>
        </w:rPr>
      </w:pPr>
      <w:bookmarkStart w:id="78" w:name="_ENREF_18"/>
      <w:r w:rsidRPr="003B16F6">
        <w:rPr>
          <w:rFonts w:ascii="Times New Roman" w:hAnsi="Times New Roman" w:cs="Times New Roman"/>
          <w:noProof/>
        </w:rPr>
        <w:t xml:space="preserve">Mackinson S. &amp; Daskalov G. (2007). An ecosystem model of the North Sea to support an ecosystem approach to fisheries management: description and parameterisation. In: </w:t>
      </w:r>
      <w:r w:rsidRPr="003B16F6">
        <w:rPr>
          <w:rFonts w:ascii="Times New Roman" w:hAnsi="Times New Roman" w:cs="Times New Roman"/>
          <w:i/>
          <w:noProof/>
        </w:rPr>
        <w:t>Science Series Technical Report</w:t>
      </w:r>
      <w:r w:rsidRPr="003B16F6">
        <w:rPr>
          <w:rFonts w:ascii="Times New Roman" w:hAnsi="Times New Roman" w:cs="Times New Roman"/>
          <w:noProof/>
        </w:rPr>
        <w:t>. Cefas Lowestoft.</w:t>
      </w:r>
      <w:bookmarkEnd w:id="78"/>
    </w:p>
    <w:p w14:paraId="199BDEDA" w14:textId="77777777" w:rsidR="00124FAF" w:rsidRPr="003B16F6" w:rsidRDefault="00124FAF" w:rsidP="00124FAF">
      <w:pPr>
        <w:ind w:left="720" w:hanging="720"/>
        <w:rPr>
          <w:rFonts w:ascii="Times New Roman" w:hAnsi="Times New Roman" w:cs="Times New Roman"/>
          <w:noProof/>
        </w:rPr>
      </w:pPr>
      <w:bookmarkStart w:id="79" w:name="_ENREF_19"/>
      <w:r w:rsidRPr="003B16F6">
        <w:rPr>
          <w:rFonts w:ascii="Times New Roman" w:hAnsi="Times New Roman" w:cs="Times New Roman"/>
          <w:noProof/>
        </w:rPr>
        <w:t xml:space="preserve">Nicholson E., Collen B., Barausse A., Blanchard J.L., Costelloe B.T., Sullivan K.M.E., Underwood F.M., Burn R.W., Fritz S., Jones J.P.G., McRae L., Possingham H.P. &amp; Milner-Gulland E.J. (2012). Making robust policy decisions using global biodiversity indicators. </w:t>
      </w:r>
      <w:r w:rsidRPr="003B16F6">
        <w:rPr>
          <w:rFonts w:ascii="Times New Roman" w:hAnsi="Times New Roman" w:cs="Times New Roman"/>
          <w:i/>
          <w:noProof/>
        </w:rPr>
        <w:t>PLoS One</w:t>
      </w:r>
      <w:r w:rsidRPr="003B16F6">
        <w:rPr>
          <w:rFonts w:ascii="Times New Roman" w:hAnsi="Times New Roman" w:cs="Times New Roman"/>
          <w:noProof/>
        </w:rPr>
        <w:t>, 7, e41128.</w:t>
      </w:r>
      <w:bookmarkEnd w:id="79"/>
    </w:p>
    <w:p w14:paraId="0BC121F9" w14:textId="77777777" w:rsidR="00124FAF" w:rsidRPr="003B16F6" w:rsidRDefault="00124FAF" w:rsidP="00124FAF">
      <w:pPr>
        <w:ind w:left="720" w:hanging="720"/>
        <w:rPr>
          <w:rFonts w:ascii="Times New Roman" w:hAnsi="Times New Roman" w:cs="Times New Roman"/>
          <w:noProof/>
        </w:rPr>
      </w:pPr>
      <w:bookmarkStart w:id="80" w:name="_ENREF_20"/>
      <w:r w:rsidRPr="003B16F6">
        <w:rPr>
          <w:rFonts w:ascii="Times New Roman" w:hAnsi="Times New Roman" w:cs="Times New Roman"/>
          <w:noProof/>
        </w:rPr>
        <w:t>Okey T.A. &amp; Mahmoudi B. (2002). An Ecosystem Model of the West Florida Shelf for use in Fisheries Management and Ecological Research: Volume II. Model Construction. In. Florida Marine Research Institute St. Petersburg, Florida USA.</w:t>
      </w:r>
      <w:bookmarkEnd w:id="80"/>
    </w:p>
    <w:p w14:paraId="0B40F998" w14:textId="77777777" w:rsidR="00124FAF" w:rsidRPr="003B16F6" w:rsidRDefault="00124FAF" w:rsidP="00124FAF">
      <w:pPr>
        <w:ind w:left="720" w:hanging="720"/>
        <w:rPr>
          <w:rFonts w:ascii="Times New Roman" w:hAnsi="Times New Roman" w:cs="Times New Roman"/>
          <w:noProof/>
        </w:rPr>
      </w:pPr>
      <w:bookmarkStart w:id="81" w:name="_ENREF_21"/>
      <w:r w:rsidRPr="003B16F6">
        <w:rPr>
          <w:rFonts w:ascii="Times New Roman" w:hAnsi="Times New Roman" w:cs="Times New Roman"/>
          <w:noProof/>
        </w:rPr>
        <w:t xml:space="preserve">Okey T.A., Vargo G.A., Mackinson S., Vasconcellos M., Mahmoudi B. &amp; Meyer C.A. (2004). Simulating community effects of sea floor shading by plankton blooms over the West Florida Shelf. </w:t>
      </w:r>
      <w:r w:rsidRPr="003B16F6">
        <w:rPr>
          <w:rFonts w:ascii="Times New Roman" w:hAnsi="Times New Roman" w:cs="Times New Roman"/>
          <w:i/>
          <w:noProof/>
        </w:rPr>
        <w:t>Ecol Modell</w:t>
      </w:r>
      <w:r w:rsidRPr="003B16F6">
        <w:rPr>
          <w:rFonts w:ascii="Times New Roman" w:hAnsi="Times New Roman" w:cs="Times New Roman"/>
          <w:noProof/>
        </w:rPr>
        <w:t>, 172, 339-359.</w:t>
      </w:r>
      <w:bookmarkEnd w:id="81"/>
    </w:p>
    <w:p w14:paraId="56B3EF2B" w14:textId="77777777" w:rsidR="00124FAF" w:rsidRPr="003B16F6" w:rsidRDefault="00124FAF" w:rsidP="00124FAF">
      <w:pPr>
        <w:ind w:left="720" w:hanging="720"/>
        <w:rPr>
          <w:rFonts w:ascii="Times New Roman" w:hAnsi="Times New Roman" w:cs="Times New Roman"/>
          <w:noProof/>
        </w:rPr>
      </w:pPr>
      <w:bookmarkStart w:id="82" w:name="_ENREF_22"/>
      <w:r w:rsidRPr="003B16F6">
        <w:rPr>
          <w:rFonts w:ascii="Times New Roman" w:hAnsi="Times New Roman" w:cs="Times New Roman"/>
          <w:noProof/>
        </w:rPr>
        <w:t xml:space="preserve">Pauly D., Christensen V., Dalsgaard J., Froese R. &amp; Torres F. (1998). Fishing Down Marine Food Webs. </w:t>
      </w:r>
      <w:r w:rsidRPr="003B16F6">
        <w:rPr>
          <w:rFonts w:ascii="Times New Roman" w:hAnsi="Times New Roman" w:cs="Times New Roman"/>
          <w:i/>
          <w:noProof/>
        </w:rPr>
        <w:t>Science</w:t>
      </w:r>
      <w:r w:rsidRPr="003B16F6">
        <w:rPr>
          <w:rFonts w:ascii="Times New Roman" w:hAnsi="Times New Roman" w:cs="Times New Roman"/>
          <w:noProof/>
        </w:rPr>
        <w:t>, 279, 860-863.</w:t>
      </w:r>
      <w:bookmarkEnd w:id="82"/>
    </w:p>
    <w:p w14:paraId="4FEB323E" w14:textId="77777777" w:rsidR="00124FAF" w:rsidRPr="003B16F6" w:rsidRDefault="00124FAF" w:rsidP="00124FAF">
      <w:pPr>
        <w:ind w:left="720" w:hanging="720"/>
        <w:rPr>
          <w:rFonts w:ascii="Times New Roman" w:hAnsi="Times New Roman" w:cs="Times New Roman"/>
          <w:noProof/>
        </w:rPr>
      </w:pPr>
      <w:bookmarkStart w:id="83" w:name="_ENREF_23"/>
      <w:r w:rsidRPr="003B16F6">
        <w:rPr>
          <w:rFonts w:ascii="Times New Roman" w:hAnsi="Times New Roman" w:cs="Times New Roman"/>
          <w:noProof/>
        </w:rPr>
        <w:t xml:space="preserve">Pauly D. &amp; Palomares M.-L. (2005). Fishing Down Marine Food Web: It is Far More Pervasive Than We Thought. </w:t>
      </w:r>
      <w:r w:rsidRPr="003B16F6">
        <w:rPr>
          <w:rFonts w:ascii="Times New Roman" w:hAnsi="Times New Roman" w:cs="Times New Roman"/>
          <w:i/>
          <w:noProof/>
        </w:rPr>
        <w:t>Bulletin Of Marine Science</w:t>
      </w:r>
      <w:r w:rsidRPr="003B16F6">
        <w:rPr>
          <w:rFonts w:ascii="Times New Roman" w:hAnsi="Times New Roman" w:cs="Times New Roman"/>
          <w:noProof/>
        </w:rPr>
        <w:t>, 76, 197-212.</w:t>
      </w:r>
      <w:bookmarkEnd w:id="83"/>
    </w:p>
    <w:p w14:paraId="0CF34467" w14:textId="77777777" w:rsidR="00124FAF" w:rsidRPr="003B16F6" w:rsidRDefault="00124FAF" w:rsidP="00124FAF">
      <w:pPr>
        <w:ind w:left="720" w:hanging="720"/>
        <w:rPr>
          <w:rFonts w:ascii="Times New Roman" w:hAnsi="Times New Roman" w:cs="Times New Roman"/>
          <w:noProof/>
        </w:rPr>
      </w:pPr>
      <w:bookmarkStart w:id="84" w:name="_ENREF_24"/>
      <w:r w:rsidRPr="003B16F6">
        <w:rPr>
          <w:rFonts w:ascii="Times New Roman" w:hAnsi="Times New Roman" w:cs="Times New Roman"/>
          <w:noProof/>
        </w:rPr>
        <w:t xml:space="preserve">Pauly D. &amp; Watson R. (2005). Background and interpretation of the ‘Marine Trophic Index’ as a measure of biodiversity. </w:t>
      </w:r>
      <w:r w:rsidRPr="003B16F6">
        <w:rPr>
          <w:rFonts w:ascii="Times New Roman" w:hAnsi="Times New Roman" w:cs="Times New Roman"/>
          <w:i/>
          <w:noProof/>
        </w:rPr>
        <w:t>Philisophical Transcations of the Royal Society B</w:t>
      </w:r>
      <w:r w:rsidRPr="003B16F6">
        <w:rPr>
          <w:rFonts w:ascii="Times New Roman" w:hAnsi="Times New Roman" w:cs="Times New Roman"/>
          <w:noProof/>
        </w:rPr>
        <w:t>, 360, 415–423.</w:t>
      </w:r>
      <w:bookmarkEnd w:id="84"/>
    </w:p>
    <w:p w14:paraId="6B93C8A8" w14:textId="77777777" w:rsidR="00124FAF" w:rsidRPr="003B16F6" w:rsidRDefault="00124FAF" w:rsidP="00124FAF">
      <w:pPr>
        <w:ind w:left="720" w:hanging="720"/>
        <w:rPr>
          <w:rFonts w:ascii="Times New Roman" w:hAnsi="Times New Roman" w:cs="Times New Roman"/>
          <w:noProof/>
        </w:rPr>
      </w:pPr>
      <w:bookmarkStart w:id="85" w:name="_ENREF_25"/>
      <w:r w:rsidRPr="003B16F6">
        <w:rPr>
          <w:rFonts w:ascii="Times New Roman" w:hAnsi="Times New Roman" w:cs="Times New Roman"/>
          <w:noProof/>
        </w:rPr>
        <w:t xml:space="preserve">Sethi S.A., Branch T.A. &amp; Watson R. (2010). Global fishery development patterns are driven by profit but not trophic level. </w:t>
      </w:r>
      <w:r w:rsidRPr="003B16F6">
        <w:rPr>
          <w:rFonts w:ascii="Times New Roman" w:hAnsi="Times New Roman" w:cs="Times New Roman"/>
          <w:i/>
          <w:noProof/>
        </w:rPr>
        <w:t>Proceedings of the National Academy of Sciences</w:t>
      </w:r>
      <w:r w:rsidRPr="003B16F6">
        <w:rPr>
          <w:rFonts w:ascii="Times New Roman" w:hAnsi="Times New Roman" w:cs="Times New Roman"/>
          <w:noProof/>
        </w:rPr>
        <w:t>, 107, 12163-12167.</w:t>
      </w:r>
      <w:bookmarkEnd w:id="85"/>
    </w:p>
    <w:p w14:paraId="1F85B970" w14:textId="77777777" w:rsidR="00124FAF" w:rsidRPr="003B16F6" w:rsidRDefault="00124FAF" w:rsidP="00124FAF">
      <w:pPr>
        <w:ind w:left="720" w:hanging="720"/>
        <w:rPr>
          <w:rFonts w:ascii="Times New Roman" w:hAnsi="Times New Roman" w:cs="Times New Roman"/>
          <w:noProof/>
        </w:rPr>
      </w:pPr>
      <w:bookmarkStart w:id="86" w:name="_ENREF_26"/>
      <w:r w:rsidRPr="003B16F6">
        <w:rPr>
          <w:rFonts w:ascii="Times New Roman" w:hAnsi="Times New Roman" w:cs="Times New Roman"/>
          <w:noProof/>
        </w:rPr>
        <w:lastRenderedPageBreak/>
        <w:t xml:space="preserve">Shannon L.J., Moloney C.L., Jarre A. &amp; Field J.G. (2003). Trophic flows in the southern Benguela during the 1980s and 1990s. </w:t>
      </w:r>
      <w:r w:rsidRPr="003B16F6">
        <w:rPr>
          <w:rFonts w:ascii="Times New Roman" w:hAnsi="Times New Roman" w:cs="Times New Roman"/>
          <w:i/>
          <w:noProof/>
        </w:rPr>
        <w:t>Journal of Marine Systems</w:t>
      </w:r>
      <w:r w:rsidRPr="003B16F6">
        <w:rPr>
          <w:rFonts w:ascii="Times New Roman" w:hAnsi="Times New Roman" w:cs="Times New Roman"/>
          <w:noProof/>
        </w:rPr>
        <w:t>, 39, 83-116.</w:t>
      </w:r>
      <w:bookmarkEnd w:id="86"/>
    </w:p>
    <w:p w14:paraId="6827C072" w14:textId="77777777" w:rsidR="00124FAF" w:rsidRPr="003B16F6" w:rsidRDefault="00124FAF" w:rsidP="00124FAF">
      <w:pPr>
        <w:ind w:left="720" w:hanging="720"/>
        <w:rPr>
          <w:rFonts w:ascii="Times New Roman" w:hAnsi="Times New Roman" w:cs="Times New Roman"/>
          <w:noProof/>
        </w:rPr>
      </w:pPr>
      <w:bookmarkStart w:id="87" w:name="_ENREF_27"/>
      <w:r w:rsidRPr="003B16F6">
        <w:rPr>
          <w:rFonts w:ascii="Times New Roman" w:hAnsi="Times New Roman" w:cs="Times New Roman"/>
          <w:noProof/>
        </w:rPr>
        <w:t xml:space="preserve">Shin Y.-J., Shannon L.J., Bundy A., Coll M., Aydin K., Bez N., Blanchard J.L., Borges M.d.F., Diallo I., Diaz E., Heymans J.J., Hill L., Johannesen E., Jouffre D., Kifani S., Labrosse P., Link J.S., Mackinson S., Masski H., Möllmann C., Neira S., Ojaveer H., Abdallahi K.o.M., Perry I., Thiao D., Yemane D. &amp; Cury P.M. (2010). Using indicators for evaluating, comparing, and communicating the ecological status of exploited marine ecosystems. 2. Setting the scene. </w:t>
      </w:r>
      <w:r w:rsidRPr="003B16F6">
        <w:rPr>
          <w:rFonts w:ascii="Times New Roman" w:hAnsi="Times New Roman" w:cs="Times New Roman"/>
          <w:i/>
          <w:noProof/>
        </w:rPr>
        <w:t>ICES Journal of Marine Science</w:t>
      </w:r>
      <w:r w:rsidRPr="003B16F6">
        <w:rPr>
          <w:rFonts w:ascii="Times New Roman" w:hAnsi="Times New Roman" w:cs="Times New Roman"/>
          <w:noProof/>
        </w:rPr>
        <w:t>, 67, 692-716.</w:t>
      </w:r>
      <w:bookmarkEnd w:id="87"/>
    </w:p>
    <w:p w14:paraId="580ECF8C" w14:textId="77777777" w:rsidR="00124FAF" w:rsidRPr="003B16F6" w:rsidRDefault="00124FAF" w:rsidP="00124FAF">
      <w:pPr>
        <w:ind w:left="720" w:hanging="720"/>
        <w:rPr>
          <w:rFonts w:ascii="Times New Roman" w:hAnsi="Times New Roman" w:cs="Times New Roman"/>
          <w:noProof/>
        </w:rPr>
      </w:pPr>
      <w:bookmarkStart w:id="88" w:name="_ENREF_28"/>
      <w:r w:rsidRPr="003B16F6">
        <w:rPr>
          <w:rFonts w:ascii="Times New Roman" w:hAnsi="Times New Roman" w:cs="Times New Roman"/>
          <w:noProof/>
        </w:rPr>
        <w:t xml:space="preserve">Villasante S., Rodríguez D., Antelo M., Quaas M. &amp; Österblom H. (2012). The Global Seafood Market Performance Index: A theoretical proposal and potential empirical applications. </w:t>
      </w:r>
      <w:r w:rsidRPr="003B16F6">
        <w:rPr>
          <w:rFonts w:ascii="Times New Roman" w:hAnsi="Times New Roman" w:cs="Times New Roman"/>
          <w:i/>
          <w:noProof/>
        </w:rPr>
        <w:t>Marine Policy</w:t>
      </w:r>
      <w:r w:rsidRPr="003B16F6">
        <w:rPr>
          <w:rFonts w:ascii="Times New Roman" w:hAnsi="Times New Roman" w:cs="Times New Roman"/>
          <w:noProof/>
        </w:rPr>
        <w:t>, 36, 142-152.</w:t>
      </w:r>
      <w:bookmarkEnd w:id="88"/>
    </w:p>
    <w:p w14:paraId="4B3D0A8C" w14:textId="77777777" w:rsidR="00124FAF" w:rsidRDefault="00124FAF" w:rsidP="00124FAF">
      <w:pPr>
        <w:rPr>
          <w:noProof/>
        </w:rPr>
      </w:pPr>
    </w:p>
    <w:p w14:paraId="78CC9107" w14:textId="7FCA6AC8" w:rsidR="004320A6" w:rsidRPr="002877AC" w:rsidRDefault="00124FAF" w:rsidP="00124FAF">
      <w:r>
        <w:fldChar w:fldCharType="end"/>
      </w:r>
      <w:r w:rsidR="004320A6" w:rsidRPr="00D827FE">
        <w:rPr>
          <w:b/>
        </w:rPr>
        <w:br w:type="page"/>
      </w:r>
    </w:p>
    <w:p w14:paraId="55C8B8D6" w14:textId="411284EE" w:rsidR="004320A6" w:rsidRDefault="004320A6" w:rsidP="00D753AC">
      <w:pPr>
        <w:pStyle w:val="Heading1"/>
      </w:pPr>
      <w:r w:rsidRPr="00D827FE">
        <w:lastRenderedPageBreak/>
        <w:t>Figures and Tables</w:t>
      </w:r>
    </w:p>
    <w:p w14:paraId="2839744B" w14:textId="7E8284F6" w:rsidR="00791FBC" w:rsidRDefault="000B5885" w:rsidP="00924432">
      <w:r w:rsidRPr="004B6989">
        <w:rPr>
          <w:noProof/>
          <w:color w:val="1F497D" w:themeColor="text2"/>
          <w:lang w:val="en-US"/>
        </w:rPr>
        <mc:AlternateContent>
          <mc:Choice Requires="wpg">
            <w:drawing>
              <wp:anchor distT="0" distB="0" distL="114300" distR="114300" simplePos="0" relativeHeight="251658240" behindDoc="0" locked="0" layoutInCell="1" allowOverlap="1" wp14:anchorId="63FBB233" wp14:editId="604AC62E">
                <wp:simplePos x="0" y="0"/>
                <wp:positionH relativeFrom="column">
                  <wp:posOffset>-64770</wp:posOffset>
                </wp:positionH>
                <wp:positionV relativeFrom="paragraph">
                  <wp:posOffset>278130</wp:posOffset>
                </wp:positionV>
                <wp:extent cx="3188970" cy="2400935"/>
                <wp:effectExtent l="0" t="0" r="11430" b="12065"/>
                <wp:wrapTopAndBottom/>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88970" cy="2400935"/>
                          <a:chOff x="0" y="0"/>
                          <a:chExt cx="3782060" cy="2457450"/>
                        </a:xfrm>
                        <a:extLst>
                          <a:ext uri="{0CCBE362-F206-4b92-989A-16890622DB6E}">
                            <ma14:wrappingTextBoxFlag xmlns:ma14="http://schemas.microsoft.com/office/mac/drawingml/2011/main"/>
                          </a:ext>
                        </a:extLst>
                      </wpg:grpSpPr>
                      <pic:pic xmlns:pic="http://schemas.openxmlformats.org/drawingml/2006/picture">
                        <pic:nvPicPr>
                          <pic:cNvPr id="3" name="Picture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782060" cy="1887855"/>
                          </a:xfrm>
                          <a:prstGeom prst="rect">
                            <a:avLst/>
                          </a:prstGeom>
                        </pic:spPr>
                      </pic:pic>
                      <wps:wsp>
                        <wps:cNvPr id="10" name="Text Box 10"/>
                        <wps:cNvSpPr txBox="1"/>
                        <wps:spPr>
                          <a:xfrm>
                            <a:off x="0" y="1885950"/>
                            <a:ext cx="3782060" cy="5715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9D0B103" w14:textId="1F6C5F05" w:rsidR="008C0180" w:rsidRPr="00F44210" w:rsidRDefault="008C0180" w:rsidP="002847A2">
                              <w:pPr>
                                <w:pStyle w:val="Caption"/>
                              </w:pPr>
                              <w:r>
                                <w:t>Figure 1.</w:t>
                              </w:r>
                              <w:r w:rsidRPr="00DC1C76">
                                <w:t xml:space="preserve"> The</w:t>
                              </w:r>
                              <w:r>
                                <w:t xml:space="preserve"> Large Marine Ecosystem (black</w:t>
                              </w:r>
                              <w:r w:rsidRPr="00DC1C76">
                                <w:t xml:space="preserve">) </w:t>
                              </w:r>
                              <w:r>
                                <w:t>modelled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3FBB233" id="Group 2" o:spid="_x0000_s1026" style="position:absolute;margin-left:-5.1pt;margin-top:21.9pt;width:251.1pt;height:189.05pt;z-index:251658240" coordsize="3782060,245745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EBAevr6wRC&#10;QkI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ICAi3t7cE+Pj4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g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I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C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I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C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10;BAQEAgICBAQE////////////////////////BAQEAgICBAQE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B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Q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E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B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Q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D///8F&#10;BQUAAAAAAAAAAAAAAAAAAAAAAAAAAAAAAAD7+/sBAQE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E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ZWVl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gICL6+vgGVlZU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ICAi+vr4E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ZWV&#10;l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gICL6+vgGVlZU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wMDAQEBAwMDAAAA/Pz8////BQUF/Pz8AAAAAQEBBwcHmZmZBNbW1icnJwsLCw8PD/v7&#10;+wwMDAwMDP///9TU1Pb29hgYGA4ODiIiIvj4+MrKyvn5+f39/TU1Nf////////j4+AUFBf39/fX1&#10;9UFBQQEBAdLS0sbGxiUlJQ8PDwAAAPj4+PLy8gEBAQgICP///9vb2/Pz8+fn50NDQwgIC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EBAe7u7ufn5/T09Ofn58vLy/v7+yoqKkdHR/n5+fj4+PHx8dra2gQkJCQB&#10;AQH8/PwAAAAFBQUAAAAAAAABAQEmJibq6urs7Ozz8/MnJyfX19fPz88QEBAcHBwAAAD8/PwFBQUC&#10;AgLz8/Po6OgrKysDAwP8/PwyMjLn5+fPz8/V1dX6+vr4+Pj8/Pz7+/v6+voPDw/5+fnk5OQBAQE7&#10;OzsKCgr+/v4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wMDBAQEAAAA/f39BAQEAAAA7Ozs&#10;19fXxcXFICAgGRkZu7u7BAAAAAAAAAAAAAAAAAAAAAAAAAAAAAQEBAEBAf///wICAv///w4ODg0N&#10;DQEBAf7+/tzc3Nvb2wYGBhgYGP///w0NDeTk5BwcHA0NDfz8/AAAAP7+/gAAAAEBAQoKCu/v7/Dw&#10;8A8PD/7+/s/PzyEhIRUVFRcXFwkJC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DAwPz8/P29vYEBAQQ&#10;EBADAwP9/f0AAAAAAAAAAAAAAAAAAAAAAAAAAAAAAAAAAAAAAAAAAAAAAAAAAAAAAAAAAAAAAAAA&#10;AAAAAAADAwMBAQH////KysoHBwcnJycHBwfFxcXFxcX4+PgEAAAA////BQUF7u7u8vLy8/PzAwMD&#10;BAQECgoKExMTAgICAAAAAAAABwcHBgYG/v7+BgYG////AAAA/v7+ExMT/f39AwMDAQEB/Pz8AAAA&#10;AAAAAAAABAQE4uLi6enpHBwcV1dX9/f3////AwMD/Pz8AAAA/v7+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&#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Dw8P////////EBAQ0NDQBwcH7+/v8fHx9PT0&#10;CgoKBAQEBAQE/f39AQEBAAAAAAAAAAAAAAAAAAAAAAAAAAAAAAAAAAAAAAAAAAAAAAAAAAAAAAAA&#10;BAQE7e3t/Pz8BgYG/v7+CwsLEhIS3d3d////Hx8f/v7+AAAAAAAAAAAAAAAAAAAAAAAAAAAAAAAA&#10;AAAAAAAA/f39+vr6CQkJNzc3Ozs7Ly8vDAwM/v7+BwcH////AAAAAAAA////EREROTk5Ghoavr6+&#10;9/f3HR0d6Ojo4eHhCwsLycnJLi4uDQ0N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P///wAAAAMDA9/f39ra2hIS&#10;EgkJCSUlJQUFBenp6e3t7e3t7QEBAQsLC/7+/gEBAQAAAAAAAAAAAAAAAAAAAAAAAAAAAAAAAAAA&#10;AAAAAAAAAAAAAAAAAPDw8Pz8/A8PDwMDA/z8/P7+/gsLC/v7+yAgIAAAAAAAAAAAAAAAAAAAAAAA&#10;AAAAAAAAAAAAAAAAAAAAAAAAAAUFBREREQEBAf39/f7+/v///wAAAP///wAAAAAAAAAAAAAAAAAA&#10;AAAAAO7u7goKCubm5vLy8gQEBBcXFyEhIf7+/r29vSMjIxISE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10;/v4MDAw3NzcoKCgmJiYYGBgkJCQiIiIgICAUFBT4+Pjd3d0JCQkICAgBAQEDAwP+/v4AAAAAAAAA&#10;AAAAAAAAAAAAAAAAAAAAAAAAAAABAQHh4eHV1dXu7u4EBAQNDQ3///8AAAD09PQkJCQDAwMAAAAA&#10;AAAAAAAAAAAAAAAAAAAAAAAAAAAAAAAAAAAAAAAAAAD///8AAAAAAAAAAAAAAAAAAAAAAAAAAAAA&#10;AAAAAAAAAAAAAAABAQHy8vKsrKzm5uYfHx8uLi4GBgb6+voLCwsHBwe7u7sCAgIkJCQ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BAQEAwMDAgICAAAAAwMDAQEB////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P////7+/v///xgYGCcn&#10;Jx4eHgwMDAgICOHh4ebm5vj4+PHx8fDw8Pv7+////wUFBQAAAAAAAP39/RMTEyYmJioqKg0NDefn&#10;5+Tk5CgoKD4+Pvz8/AAAAAAAAAAAAAAAAAAAAAAAAAAAAAAAAAAAAAAAAAAAAAAAAAAAAAAAAAAA&#10;AAAAAAAAAAAAAAAAAAAAAAAAAAAAAAAAAAAAAAAAAAAAAP39/RUVFTc3NygoKMLCwufn5wkJCfv7&#10;+wYGBgQEBBUVFefn57u7u+vr6/v7+wICAgUFBQQEB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MDAwEBAQMDAwMDA/n5+dvb29LS0u/v7/7+/unp6QcHBwgICP///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D8/PwFBQUVFRUWFhYGBgb5+fkDAwMTExMBAQHy8vIBAQHl5eXq6uoaGhr8/PwFBQX39/fo&#10;6Oj8/PwSEhIVFRU9PT0fHx/8/PwAAAAAAAAAAAAAAAAAAAAAAAAAAAAAAAAAAAAAAAAAAAAAAAAA&#10;AAAAAAAAAAAAAAAAAAAAAAAAAAAAAAAAAAAAAAAAAAAAAAAAAAAAAAAAAAAAAAD7+/sAAAAmJiYu&#10;Li7d3d3Pz88JCQkWFhYEBAQPDw8bGxv7+/vf39/X19cAAAAFBQUSEhIlJSVCQkIHBwc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MD&#10;A8fHx9zc3BwcHPv7+wEBAQcHB97e3gEBAV9fX/39/QAAAAAAAAAAAAAAAAAAAAAAAAAAAAAAAAAA&#10;AAAAAAAAAAAAAAAAAAAAAAAAAAAAAAAAAAAAAAAAAAAAAAAAAAAAAAAAAAAAAAAAAAAAAAAAAAAA&#10;AAAAAAAAAAAAAAAAAAMDA/Ly8u/v7/7+/rW1td3d3Q0NDRISEgkJCfLy8hUVFREREQ8PD/v7+wAA&#10;AAAAAAMDA+Tk5AwMDHZ2dgEBA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BAQEZGRnR0dHy8vIEBAQKCgri4uIVFRXg4OD39/cGBgYAAAAAAAAAAAAAAAAAAAAA&#10;AAAAAAAAAAAAAAAAAAAAAAAAAAAAAAAAAAAAAAAAAAAAAAAAAAAAAAAAAAAAAAAAAAAAAAAAAAAA&#10;AAAAAAAAAAAAAAAAAAAAAAAAAAAAAAAAAAAAAADCwsLJyckmJiY7OztISEgWFhbIyMi5ubkCAgLW&#10;1tYaGhofHx/7+/sAAAD9/f0eHh7d3d2lpaVcXFw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fn529vbAwMD9/f3FxcXCQkJCwsL/f394ODgKioq/Pz8AAAA&#10;AAAAAAAAAAAAAAAAAAAAAAAAAAAAAAAAAAAAAAAAAAAAAAAAAAAAAAAAAAAAAAAAAAAAAAAAAAAA&#10;AAAAAAAAAAAAAAAAAAAAAAAAAAAAAAAAAAAAAAAAAAAA/f39Dg4OUlJSPDw8ISEhBAQE/Pz88/Pz&#10;KysrLi4uBQUFhISE8PDwIiIi+/v7AAAAAAAA+/v7IyMjzMzM////XV1d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P7+/hYWFgEBAdzc3BYWFgkJCRISEgAAAP7+/u7u&#10;7ioqKv///wAAAAAAAAAAAAAAAAAAAAAAAAAAgP9/AAAAAAAAAAAAAAAAAAAAAAAAAAAAAAAAAAAA&#10;AAAAAAAAAAAAAAAAAAAAAAAAAAAAAAAAAAAAAAAAAAAAAAAAAAAAAAAAAAAAAAAAAAAA////BwcH&#10;EhIS/f39/f39////AAAAAAAAAgIC5ubms7OzCgoKHh4e/Pz8AAAAAAAAAAAA/v7+FhYW0dHR7e3t&#10;LS0tAQEB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sLCwMDA/Hx&#10;8QwMDAMDA8nJyf39/RkZGSQkJP///wAAAAAAAAAAAAAAAAAAAAAAAAAAAAAAAAAAAAAAAAAAAAAA&#10;AAAAAAAAAAAAAAAAAAAAAAAAAAAAAAAAAAAAAAAAAAAAAAAAAAAAAAAAAAAAAAAAAAAAAAAAAAAA&#10;AAAAAAAAAP////7+/gAAAAAAAAMDAwYGBgAAAAAAAAQEBPn5+fDw8BcXF////wAAAAAAAAAAAAAA&#10;AP///xkZGdjY2NHR0TU1NQMDA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10;//8NDQ0oKCgPDw/Dw8P29vYFBQXn5+dAQEAVFRX+/v4AAAAAAAAAAAAAAAAAAAAAAAAAAAAAAAAA&#10;AAAAAAAAAAAAAAAAAAAAAAAAAAAAAAAAAAAAAAAAAAAAAAAAAAAAAAAAAAAAAAAAAAAAAAAAAAAA&#10;AAAAAAAAAAAAAAAAAAAAAAAAAAAAAAAAAAAEBATg4ODQ0NDc3Nzd3d2xsbHa2tr19fUZGRkEBAQB&#10;AQEAAAAAAAAAAAAAAAD+/v4VFRXg4ODo6OgxMTE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AQEwsLC+vr6/Pz84uLiQEBAGhoaCAgIAAAAAAAAAAAAAAAAAAAAAAAA&#10;AAAAAAAAAAAAAAAAAAAAAAAAAAAAAAAAAAAAAAAAAAAAAAAAAAAAAAAAAAAAAAAAAgICAgICAAAA&#10;////AQEBAAAAAAAAAAAAAAAA////////AAAAAgICAwMD+/v7srKy4ODgDQ0NCwsL29vbPj4+z8/P&#10;6OjoPT09BAQEAQEBAAAAAAAAAAAAAAAAAAAAAAAAAAAA6OjofHx8BgYG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cHBwAAAOTk5BEREQYGBv7+/gAAAAAAAAAA&#10;AAAAAAAAAAAAAAAAAAAAAAAAAAAAAAAAAAAAAAAAAAAAAAAAAAAAAAAAAAAAAAAAAAAAAAAAAAQE&#10;BOLi4vHx8f7+/gMDAwYGBgQEBPz8/AMDA/X19QkJCQgICP////n5+e7u7ufn5+rq6iAgIAkJCdLS&#10;0g0NDUJCQqurqxoaGg0NDQMDAwUFBfz8/AAAAAAAAAAAAAAAAAAAAAQEBOTk5HR0dA4ODg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0NDQMTExAAAAAAAAAAAAAAAAAAAAAAAAAAAAAAAAAAAAAAAA&#10;AAAAGBgY+Pj4hoaGAQEBBgYGxcXF9/f3c3NzExMT+vr6/v7+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CUlJRsbG+Xl5QAAAAAAAAAAAAAAAAAAAAAA&#10;AAAAAAAAAAUFBRcXF+Tk5JmZmfz8/P////39/RcXF+zs7ODg4A4ODv7+/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LCwtFRUWgoKAAAAAAAAAA&#10;AAAAAAAAAAAAAAAAAAAbGxvv7+95eXkCAgL8/PwAAAAAAAAAAAD///8wMDA1NTX29vY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9/f0ICAg7OzvX&#10;19fBwcEfHx8jIyP9/f0AAAAAAAAAAAAAAAAAAAAAAAAAAAAAAAAAAAAAAAAAAAADAwMBAQH8/PwA&#10;AAAAAAAAAAAAAAADAwP29vbZ2dnm5uY3Nzf5+fkAAAAAAAAUFBTBwcESEhIHBwfT09MUFBTDw8PX&#10;19dBQUH7+/seHh7x8fERERHNzc3Z2dkeHh4hISEaGhr7+/sAAAAAAAAqKirb29vb29sjIyMDAwMC&#10;AgIDAwP+/v78/PwAAAAAAAAAAAAAAAAAAAAAAAAAAAAAAAACAgLn5+cPDw9paWkcHBw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&#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19fX&#10;LS0t/f39AAAAAAAAAAAAAAAAGhoa/Pz86urqmZmZ/Pz8AAAAAAAAAAAAAAAABQUF3NzcMDAwNTU1&#10;/Pz8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GRkZEhIS6+vrAAAAAAAAFxcXAAAA5ubmmZmZ+/v7/Pz8AAAAAAAAAAAAAAAA&#10;AAAA////+/v7Dg4O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P39/SkpKdvb2xEREQkJCebm5pmZmQAAAPz8/AAAAAAAAAAA&#10;AAAAAAAAAAAAAAAAAAMDA+Hh4UpKShcXF/39/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MDA+Tk5Pf39yYmJvz8/AAAAAAA&#10;AAAAAAMDA/b29gAAAAAAAP///83NzRISEiwsLP////7+/gAAAAAAAAAAAAAAAAAAAAAAAAAAAAQE&#10;BMHBwcvLywgICAAAAAoKChoaGggICODg4OLi4nR0dNLS0snJyRQUFBAQEAkJCQAAAPv7+wEBAQQE&#10;BP////z8/PHx8fT09BAQECsrKy0tLR0dHQEBAQAAAAAAAAAAAAAAAAAAAPz8/Lm5ub29vQ4ODhsb&#10;G/r6+gEBAQAAAAAAAO7u7nd3dwUFB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DAwMoKCj39/fk5OSGhoYCAgL8/PwAAAAA&#10;AAAAAAAAAAAAAAAAAAAAAAAAAAAAAAD39/f6+voMDAz9/f0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BAQEBAQH09PQA&#10;AAAAAAAAAAAAAAD7+/vCwsIJCQkDAwMAAAD7+/sgICAiIiL5+fkAAAAAAAAAAAAAAAAAAAAAAAAA&#10;AAAAAAAFBQXHx8fJyckVFRUbGxsEBAT+/v7+/v7+/v4TExPi4uKenp75+fknJycLCwv////+/v4B&#10;AQEFBQX09PTy8vL7+/sICAgeHh47OzskJCQAAAAAAAAAAAAAAAAAAAAAAAAAAAAAAAAAAAAEBARL&#10;S0s2NjagoKDV1dUaGhoREREAAADq6uoNDQ0EBAQ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oKCg4ODgGxsb+/v7&#10;AAAAAAAAAAAAAAAAAAAAAAAAAAAAAAAAAAAAAAAAAgIC5ubmGRkZRUVF/Pz8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BwcHwsLCKysrDAwMAgICAgICAQEB9fX1wsLCSEhI////AAAAAQEB/v7+/v7+AAAAAAAAAAAAAAAA&#10;AAAAAAAAAAAAAAAAAgIC5OTksLCwKysr/////v7+AAAAAAAAAAAAAAAABQUF29vbBgYGIiIi+fn5&#10;9/f39PT0+vr6AAAAAQEBERERKioqKioqGRkZBQUFAAAAAAAAAAAAAAAAAAAAAAAAAAAAAAAAAAAA&#10;AAAAAAAAAAAAAAAAAAAAAAAAysrKu7u7+fn5AwMDDQ0NV1dXGxsb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sL&#10;CwQEBPv7+wAAAAAAAAAAAAAAAAAAAAAAAAAAAAAAAAAAAAAAAAAAAAAAAP7+/gcHBwMDA/z8/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NPT0wICAhQUFPX19erq6vb29vLy8vHx8R8fH/////39/QAAAAAAAAAAAAAAAAAA&#10;AAAAAAAAAAAAAAAAAAAAAAAAAAAAAAUFBdLS0v39/QQEBPn5+QAAAAAAAAAAAAAAAAAAAPv7+yAg&#10;INbW1tLS0hERERsbGygoKBMTExQUFBERERISEgAAAAAAAAAAAAAAAAAAAAAAAAAAAAAAAAAAAAAA&#10;AAAAAAAAAAAAAAAAAAAAAAAAAAAAAAAAAAAAADY2NjY2NvT09AAAAAwMD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Hx8e5ubkaGhr8/PwAAAAAAAAAAAAAAAAAAAAAAAAAAAAAAAAAAAAAAAD////29vb/&#10;//9KSkoEBAQ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Dy8vLKyso1NTXn5+fq6uoQEBAREREHBwcTExMHBwf8/PwAAAAAAAAA&#10;AAAAAAAAAAAAAAAAAAAAAAADAwP9/f0CAgICAgIDAwP19fXGxsbLy8v///8xMTEBAQEAAAAAAAAA&#10;AAAAAAAEBATz8/Ps7Ow/Pz8+Pj4KCgo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Dw8Pzc3NBgYGAAAAAAAAAAAAAAAAAAAAAAAAAAAAAAAAAAAAAAAA&#10;AAAAAQEBBwcH7u7uGxsbDQ0N////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BwcHAgIC6enpDAwMLCwsHh4eDw8PDAwMAQEB/v7+&#10;AAAAAAAAAAAAAAAAAAAAAAAAAAAAAAAAAAAA9PT0CAgI6+vr6enp4uLivLy80tLS7e3t/f39ICAg&#10;AQEBAAAAAAAAAAAABAQE8/Pz7u7uampqMjIyBQUF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I6OjgMDAwUFBQAAAAAAAAAAAAAAAAAAAAAA&#10;AAAAAAAAAAAAAAAAAAAAAAMDA9zc3E9PTxcXF/39/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QEBAAAAP////39/QAAAAAA&#10;AAAAAAAAAAAAAAAAAAAAAAAAAAAAAAAAAAAAAAAAAAAAAAcHB5+fn97e3vLy8vX19QkJCTQ0NAwM&#10;DP39/fz8/BEREQAAAAQEBP////39/evr6wMDA2RkZBgYG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8BAQEAAAAAAAAAAAAAAAAA&#10;AAAAAAAAAAAAAAAAAAAAAAAAAAAAAAD////z8/MUFBQWFhb9/f0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8/PwAAAAA&#10;AAAAAAAAAAAAAAAAAAAAAAAAAAAAAAAAAAAAAAAAAAAAAAAAAAADAwMEBATs7OzV1dUHBwckJCQI&#10;CAgYGBgJCQn+/v4BAQH////8/Pz9/f3s7Oz5+fkDAwMeHh5QUFAUFBQ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QEBHBwc3t7e&#10;BAQEAQEBAAAAAAAAAAAAAAAAAAAAAAAAAAAAAAAAAAAAAQEBCQkJ5eXl2NjYKioq/Pz8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BAQEAwMD4eHh4uLiMjIy&#10;KCgoGRkZBwcH/v7+/Pz84eHhAgICBAQEAAAABAQECwsLMDAwJCQkHR0dDQ0N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Dg4ONXV1RAQEP39/QAAAAAAAAAAAAAAAAAAAAAAAAAAAAAAAAAAAAAAAAEBARISEt3d3Skp&#10;K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UFBdfX17u7&#10;u/X19UhISLq6uvv7+wQEBP7+/u3t7fb29j8/PzAwMAoKCgAAAAYGBgUFB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ICAvDw8P////f397u7uwgICCAgIAAAAMXFxRYWFv39&#10;/a6uruTk5BEREQAAAN3d3Z2dnVBQUBMTEwUFBby8vMbGxjMzMxEREf39/f7+/gAAAAAAAAAAAAAA&#10;AAAAAAAAAAAAAAAAAAAAAAAAAAAAAAAAAAAAAAAAAAAAAAAAAAAAAAAAAP///xISEgMDA/z8/P39&#10;/SAgIN3d3QICAv7+/gAAAAEBAfv7+wAAAPT09CEhI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OAgI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ODg7S0tL+/v4CAgIAAAAAAAAAAAAAAAAAAAAAAAAAAAAAAAAAAAAAAAAA&#10;AAADAwPr6+saGhoNDQ3///8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Du7u6dnZ0GBgYyMjKvr68DAwMlJSUBAQHj4+MUFBRkZGQtLS0LCwsGBgYGBgYDAwM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QEB8/Pz2traDw8P/v7+AAAAAAAAAAAAAAAAAAAAAAAA&#10;AAAAAAAAAAAAAAAABQUF+fn54eHhGhoaBAQE/v7+AgIC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BAQE2NjYn5+f7+/vAgICR0dH4eHhLCwsAAAA3t7eNzc3Xl5eCgoK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BgYGMrKygYGBgEBAQAAAAAAAAAA&#10;AAAAAAAAAAAAAAAAAAAAAAAAAAAAAP7+/g0NDfHx8crKyru7u9zc3BsbGxAQEP7+/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EBAQ4ODtXV1ebm5gYGBuDg4BMTExMTE97e3jo6Ok9PT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GBgYFBQXS0tIN&#10;DQ3///8AAAAAAAAAAAAAAAAAAAAAAAAAAAAAAAAAAAAAAAD+/v4PDw/y8vLp6ellZWUUFBT+/v4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8CAgL29vbd3d0EBAT///8yMjLi4uIlJSVXV1c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cHBzX19f6+voDAwMAAAAAAAAAAAAAAAAAAAAAAAAAAAAAAAAAAAAAAAAAAAD+/v4L&#10;CwsMDAwEBAQcHBz///8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D9/f3m5ubd3d0EBAQ6&#10;Ojr9/f35+flmZmYEBAQ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0dHRr6+vGBgY/v7+AAAAAAAAAAAAAAAAAAAAAAAAAAAAAAAA&#10;AAAAAAAAAAAABAQE6urq+/v7X19f+vr6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QEB4+PjqampIyMj/f39KSkpUlJS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CoqKr29vfn5+QUFBQAAAAAAAAAAAAAAAAAA&#10;AAAAAAAAAAAAAAAAAAAAAAAAAPz8/BISEuTk5MvLyzY2Nvn5+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ICAubm5pqamufn5wUFBRgYGBsbG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P7+/gQE&#10;BNjY2KKiohgYGCsrKwAAAP7+/v7+/gAAAAAAAAAAAAAAAAAAAAYGBiwsLO7u7gICAgAAAAAAAAMD&#10;A+fn5/Ly8hUVFQAAAAAAAAAAAAAAAAUFBfX19REREf7+/vf39wICAvPz8wAAAEZGRgoKCvz8/P39&#10;/f///wICAgICAv39/fn5+QMDAwAAAAAAAAAAAAAAAAAAAAMDA+fn5wQEBE9PTwEBA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Q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FBQU5OTm7u7sZGRn7+/sA&#10;AAAAAAAAAAAAAAAAAAAAAAAAAAAAAAAAAAAAAAAAAAAAAAAbGxvIyMj7+/s4ODj8/Pw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CAgLg4OAPDw/9/f3r6+sPDw8lJSU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EBATk5OS8vLw0NDQQEBD8/PwAAAAAAAAAAAAAAAAAAAAAAAAAAAAAAAD////19fUODg4J&#10;CQkAAAD9/f37+/sGBgYJCQkCAgL+/v4AAAAEBAT4+Pjb29sKCgro6OgODg4cHBzOzs719fVFRUUO&#10;Dg74+Pj9/f0DAwMBAQHu7u6pqakJCQn+/v79/f0CAgIAAAAAAAAAAAADAwPk5OQfHx9aWloKCgo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E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LS0t&#10;u7u7+/v7AAAAAAAAAAAAAAAAAAAAAAAAAAAAAAAAAAAAAAAAAAAAAAAAAAAAAQEBJCQky8vLIyMj&#10;FxcX/v7+/Pz8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gIC+fn5w8PD19fXKSkp+/v7T09PEhIS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8/PzsLCwGxsbDg4O/Pz8AAAAAAAAAAAAAAAAAAAAAAAAAAAAAAAAAAAA&#10;AQEB6+vrU1NT4ODgsrKy8/PzAAAADAwM9/f3DAwMEBAQAQEB7Ozs8/PzPT09JiYm+/v79fX1BAQE&#10;Kioq/v7+Dw8PlpaWLi4uJiYm6+vrqampBwcH6+vrGRkZICAgCQkJ/Pz8AAAAAAAABAQE4eHhKioq&#10;W1tb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B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wMDB4eHu3t7QkJCQAAAAAAAAAAAAAAAAAAAAAAAAAAAAAAAAAAAAAAAAAAAAAAAAAA&#10;AAMDAw0NDc3NzRERERAQECQkJAMDA/z8/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cHB/Dw8LCwsAoKCjs7Ow0NDTExMTg4O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ICAgEBARISEurq6vT09BkZGf7+/gAAAAAAAAAAAAAAAAAA&#10;AAAAAAAAAAAAAPr6+uXl5aOjo/n5+enp6d/f3+7u7iYmJlBQUObm5v7+/vT09BwcHB4eHg4ODsbG&#10;xtnZ2d3d3QsLC/r6+mpqagQEBMvLy+Li4icnJ/Pz8wcHBxMTEy0tLfz8/AkJCfz8/AAAAAAAAAMD&#10;A+Hh4To6OktLS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Q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vLy+xsbEMDAz9/f0AAAAAAAAAAAAAAAAAAAAAAAAAAAAAAAAA&#10;AAAAAAAAAAAAAAD+/v4eHh7U1NTk5OQcHBzU1NQgICArKysGBgb+/v4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CAgL6+vrMzMzNzc0JCQksLCz9/f3w&#10;8PBJSUk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D+/v4LCwtdXV3h4eG4uLj5+fkFBQUAAAAA&#10;AAAAAAAAAAAAAAAAAAAAAAAFBQXt7e319fW8vLwAAAAAAAAAAAAAAAACAgKGhoZ4eHjExMQTExMI&#10;CAjPz8/n5+cDAwMxMTFSUlKsrKwYGBgWFha6urowMDAhISEEBAQXFxcBAQH+/v79/f0FBQX8/PwA&#10;AAAEBAT29vbj4+M/Pz9LS0s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DgIC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f39ExMT9fX1&#10;3d3dFRUV/v7+AAAAAAAAAAAABAQEAgICAAAAaGho4uLi+/v7Hx8f5ubmAAAAAAAAAAAA6urqOzs7&#10;KioqOTk58fHx4eHh+vr6SUlJNDQ0/Pz87+/vDAwMAwMD3Nzc9vb2JiYm/f39/////////v7+////&#10;AAAAAQEBAAAABAQE9PT09PT0TExMQ0NDAQEB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4CAg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EBAQAAABISEtPT0w4ODgMDAwMDAwICAvv7+/Ly8nBwcNPT0w0NDeDg4AkJCe/v7/T09AAAAAAA&#10;AAYGBjQ0NBMTE/Pz80dHRz8/P9XV1fHx8QoKCt7e3vz8/Pj4+CEhIRQUFAAAABEREf39/QAAAAAA&#10;AAAAAAAAAAQEBNra2gkJCQcHB/Dw8Pf392dnZygoKAEBA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H///8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DAwPy8vLp6eksLCyvr6/i4uKOjo4aGhoEBAQAAAD19fX+/v7v7+8AAAAAAAAAAAAA&#10;AAAAAAAAAAAAAAAyMjLOzs45OTn6+vpXV1dTU1Ourq739/fv7+8cHBwNDQ39/f3+/v4AAAD///8B&#10;AQEAAAAAAAAAAAAAAAAAAAAAAAD///8DAwPv7+8CAgJoaGgPDw8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E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sbGxv7+//Pz88vLyPz8/wcHBAAAAAAAAAAAAAAAAAAAA&#10;AAAAAAAAAAAAAAAAAAAAAAAAAAAAzs7OAAAAx8fHWFhYQkJC19fX6+vrIyMjFxcXAAAA+/v7AAAA&#10;AAAAAAAAAQEBAAAAAAAAAAAAAAAAAAAAAAAABAQEAAAA5eXlDg4OZWVlDg4O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B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P39/Q4ODmpqau7u7tra2rGxsQYGBgAAAAAAAAAA&#10;AAAAAAAAAAAAAAAAAAAAAAAAAAAAAAAAAAAAAAAAAAAAAAAAAAAAAPj4+JCQkB8fHxEREQAAAPz8&#10;/AAAAAAAAAAAAAAAAAAAAAAAAAAAAAAAAAAAAAAAAAAAAAMDA+3t7fLy8iwsLFZWVgUFB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Q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D+/v4ICAggICAnJyfs7OzH&#10;x8cAAAAAAAAAAAAAAAAAAAAAAAAAAAAAAAAAAAAAAAAAAAAAAAAAAAAAAAAAAAAAAADIyMgrKysO&#10;Dg4cHBz8/PwAAAAAAAAAAAAAAAAAAAAAAAAAAAAAAAAAAAAAAAADAwP09PTr6+shISFiYmIXFxc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B////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4ODg1tbWsLCww8PDAAAAAAAAAAAAAAAAAAAAAAAAAAAAAAAAAAAAAAAAAAAAAAAAAAAAAAAAAAAA&#10;AAAAAAAAPz8/Nzc3IyMj/Pz8AAAAAAAAAAAAAAAAAAAAAAAAAAAAAAAAAgIC/f395ubmExMTPT09&#10;NTU1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B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B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QAAAAAAADU1NTJ&#10;ycn19fUMDAz8/PwlJSUvLy8SEhI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E&#10;AAAAqampy8vLFRUVCAgI7Ozs////vb29vr6+FBQUNTU1JCQkDg4OCAgI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1RUVL29vSIiIgUFBQMDA/n5+Q4ODg8PDxAQEPf399TU1MvLy8vLy8/Pz+Li4gcH&#10;BxISE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NJSUnk5OQODg7///8AAAALCwv+/v7////+/v4FBQUQEBAPDw8H&#10;Bwf9/f3o6OjJycnU1NTr6+v9/f0UFBQBAQE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DlZWV4ODg5ubmDQ0NBAQE/Pz8AAAAAAAAAAAA&#10;AAAA/////v7+AAAAAwMDDAwMDw8P+fn54uLi0NDQzMzM9fX1ERERCgoK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4iIiDU1Nfj4+NPT0/39/QwM&#10;DP39/QEBAQAAAAAAAAAAAAAAAAAAAAAAAP7+/v///wQEBA4ODg4ODgAAANfX18XFxd7e3vn5+QoK&#10;CgcHBwICA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OAgIABAQEm&#10;JiYpKSnl5eXg4OAGBgYHBwf///8AAAAAAAAAAAAAAAAAAAAAAAAAAAAAAAD+/v7///8DAwMPDw8S&#10;EhLw8PDT09PJycnNzc3Y2Njt7e0LCwsLCwsBAQE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DgICAAAAAAAAADg4OMzMzICAg1NTU7+/vDw8PAwMD/v7+AAAAAAAAAAAAAAAAAAAAAAAAAAAA&#10;AAAAAAAA/////v7+BgYGEBAQEBAQ////8/Pz39/fx8fHy8vL5OTk9/f3AQEBDAwMAQEB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4CAgAAAAAAAAAAAAAAAABISEjMzM+Xl5dnZ2fn5+QoKCgQEBP///wAAAAAA&#10;AAAAAAAAAAAAAAAAAAAAAAAAAAAAAAAAAP////7+/gMDAwYGBg8PDxAQEAICAujo6NTU1MnJydHR&#10;0fn5+RQUFAcHB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OAgIAAAAAAAAAAAAAAAAAAAAAFBQUwMDArKyv7+/vj4+Pt&#10;7e0CAgIBAQEHBwcBAQECAgIBAQEDAwMCAgL+/v4AAAAAAAAAAAAAAAAAAAAAAAD+/v7+/v4CAgII&#10;CAgQEBAQEBD+/v7W1tbExMTi4uIMDAwSEhI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DgICAAAAAAAAAAAAAAAAAAAAAAAAAAAAA&#10;Dg4OKioqOTk5FRUV9fX18PDw7e3t9vb28/Pz8PDw9vb28/PzAQEBCQkJAgIC/v7+AAAAAAAAAAAA&#10;AAAAAAAAAAAAAQEB////////AwMDDg4ODQ0N7OzsxsbG7e3tKCgoAgIC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BAAAAAAAAAAAAAAAAAAA&#10;AAAAAAAAAAAAAAAAAAAAAAUFBTAwMDAwMP39/e/v7/Dw8AEBAe3t7fr6+vX19djY2OHh4QQEBA4O&#10;DggICAUFBf///wEBAfv7+wEBAQAAAAAAAAAAAAAAAP7+/gAAAA4ODhISEtjY2I6OjhAQEBkZGU1N&#10;T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OAgIAA&#10;AAAAAAAAAAAAAAAAAAAAAAAAAAAAAAAAAAAAAAAAAAAAAAACAgIKCgoSEhISEhIbGxseHh4kJCQ4&#10;ODgtLS3////5+fnv7+/u7u7x8fH19fX7+/sBAQEICAgAAAD///8AAAAAAAAAAAABAQH///8PDw//&#10;///39/fb29vc3NwaGhoNDQ0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DgICAAAAAAAAAAAAAAAAAAAAAAAAAAAAAAAAAAAAAAAAAAAAAAAAAAAAAAAAAAAAAAAAA&#10;AAAAAAAAAAAAAAAACwsLJycnNDQ0Ojo6Li4uHx8fGRkZBwcH+fn55ubm8fHxBwcHBwcHAwMD/v7+&#10;AAAAAAAA/v7+BwcHBQUFDQ0N8PDwxMTE9PT0IyMjAwMD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EAAAAAAAAAAAAAAAAAAAAAAAAAAAAAAAAAAAAAAAAAAAAAAAA&#10;AAAAAAAAAAAAAAAAAAAAAAAAAAAAAAAAAAAAAAAAAAAAAAAAAwMDFRUVFRUVAAAAAAAAAAAA8PDw&#10;1tbWzs7O4eHhCwsLFRUVAAAA/Pz8BAQE8/Pz5ubm4ODgNzc3ISEhz8/P2NjYREREMDAwAwMD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f///wAAAAAAAAAAAAAAAAAAAAAAAAAAAAAA&#10;AAAAAAAAAAAAAAAAAAAAAAAAAAAAAAAAAAAAAAAAAAAAAAAAAAAAAAAAAAAAAAAAAAAAAAAAAAAA&#10;AAAAAAAAAAAAAAAAAAAAAOLi4r29vdnZ2RISEg8PDwEBAfT09PHx8QYGBhAQEPf398rKyiEhIf7+&#10;/hQUFDo6Ojw8PAEBA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H///8AAAAAAAAAAAAAAAAA&#10;AAAAAAAAAAAAAAAAAAAAAAAAAAAAAAAAAAAAAAAAAAAAAAAAAAAAAAAAAAAAAAAAAAAAAAAAAAAA&#10;AAAAAAAAAAAAAAAAAAAAAAAAAAAAAAAAAAAAAAAAAADl5eWurq7p6ekeHh4AAAD+/v4AAAD+/v7/&#10;///i4uIEBATS0tIODg4PDw8jIyNQUFAjIyM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DgICAAAAA&#10;AAAAAAAAAAAAAAAAAAAAAAAAAAAAAAAAAAAAAAAAAAAAAAAAAAAAAAAAAAAAAAAAAAAAAAAAAAAA&#10;AAAAAAAAAAAAAAAAAAAAAAAAAAAAAAAAAAAAAAAAAAAAAAAAAAAAAAAADg4ONzc38vLy0dHRDQ0N&#10;////AAAAAAAAAQEBFBQUEBAQAwMD/v7+AwMDCAgIycnJ/f39JCQk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4CAgAAAAAAAAAAAAAAAAAAAAAAAAAAAAAAAAAAAAAAAAAAAAAAAAAAAAAAAAAAAAAAAAAAA&#10;AAAAAAAAAAAAAAAAAAAAAAAAAAAAAAAAAAAAAAAAAAAAAAAAAAAAAAAAAAAAAAAAAAAAAAAAAAAA&#10;ACgoKA8PD8rKygcHBwYGBv///wAAAP7+/v7+/hUVFRwcHPDw8Pb29gwMDNzc3Pv7+yUlJ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OAgIAAAAAAAAAAAAAAAAAAAAAAAAAAAAAAAAAAAAAAAAAAAAAAAAAAAAAA&#10;AAAAAAAAAAAAAAAAAAAAAAAAAAAAAAAAAAAAAAAAAAAAAAAAAAAAAAAAAAAAAAAAAAAAAAAAAAAA&#10;AAAAAAAAAAAAAAAAAAAbGxsmJibOzs7u7u4NDQ0EBAT+/v4AAAD+/v78/Pz29vZLS0ve3t4ODg7a&#10;2tocHBwUFBQ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OAgIAAAAAAAAAAAAAAAAAAAAAAAAAAAAAAAAAAAAAAAAAAAAAAAAAA&#10;AAAAAAAAAAAAAAAAAAAAAAAAAAD////6+voEBAQAAAAAAAAAAAAAAAAAAAAAAAAAAAAAAAAAAAAA&#10;AAAAAAAAAAAAAAAAAAAAAAAAAAAAAAAAAAAAAAAAAAAAAAAAAAAAAAAAAAAAAAAICAgTExMUFBQQ&#10;EBADAwM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E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4CA&#10;g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P39/QEBAQEBAQAAAAAAAAAAAAAAAAAAAAAAAAAA&#10;AAAAAAAAAAAAAAAAAAAAAAAAAAAAAAAAAAAAAAAAAAAAAAAAAAAAAAAAAAAAAAAAAAAAAAAAAAAA&#10;AAAAAAAAAAQ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7+/v9/f0ICAgAAAAAAAAAAADx8fHs7OwmJiYAAAAAAAD29vYK&#10;CgoAAAAAAAD////9/f0EBAQAAAAAAAAAAAAAAAAAAAAAAAAAAAAAAAAAAAAAAAAAAAAAAAAAAAAA&#10;AAAAAAAAAAAAAAAAAAAAAAADgIC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Pz8/f39BgYGAAAAAAAAAAAACQkJExMTAAAA&#10;+Pj47+/vCAgIBAQEAAAAAAAA+vr69PT0CQkJAAAAAAAAAAAAAAAAAAAAAAAAAAAAAAAAAAAAAAAA&#10;AAAAAAAAAAAAAAAAAAAAAAAAAAAAAAAAAAAAB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wMDAwMDCAgIAAAAEZGRtPT083Nzd/f&#10;3wQEBBoaGvv7+wEBAQAAAAAAAAEBAQQEBAEBAR4eHioqKuzs7A0NDe3t7fz8/AICAgAAAAAAAAAA&#10;AAAAAAAAAAAAAAAAAAAAAAAAAAAAAAAAAAAAAAAAAOTk5DIyMvPz8zg4OBYWFt3d3QcHB0lJSY2N&#10;jV5eXhQUFP////39/QUFBf7+/re3t+bm5gEBAQwMDNzc3A0NDQwMDO/v7+bm5gUFBe7u7uDg4BQU&#10;FAUFBQsLCwkJCRsbG/z8/AAAAAAAAPz8/AAAABISEvDw8JOTkzU1NUxMTAUFB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cHBwcHBwAAAAAAAAAAAAAA&#10;AAAAAAAAAAAAAAgICAgICAAAAAAAAAAAAAAAAAYGBvb29gAAAAAAAAAAAAAAAAAAAAAAAAAAAAAA&#10;AAAAAAAAAAAAAAAAAAAAAAAAAAAAAAAAAAAAAAAAAAAAAAAAAAOAgI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D///8FBQUAAAAAAAAAAAAA&#10;AAAAAAAAAAAAAAAAAAAAAAAAAAAAAAAAAAAAAAAAAAAAAAAAAAAAAAAAAAAAAAADgIC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OAgI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D8/PwCAgIAAAAAAAAAAAAAAAAAAAAAAAAAAAAAAAAAAAAA&#10;AAAAAAAAAAAAAAADgIC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7Ozs09PTHR0dAAAAAAAAAAAAAAAAAAAAAAAA&#10;AAAAAAAAAAAAAAAAAAAAAAAAAAAAA4CAg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MDAxwcHAICAgAAAAAAAAAA&#10;AAAAAAAAAAAAAAAAAAAAAAAAAAAAAAAAAAAAAAAAAAOAgI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DAwPo6OgA&#10;AAAHBwcAAAAAAAAAAAAAAAAAAAAAAAAAAAAAAAAAAAAAAAAAAAAAAAAE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Pz8rKysX19fAAAAAAAAAAAAAAAAAAAAAAAAAAAAAAAAAAAAAAAAAAAAAAAAAAAABAAAAAAA&#10;AAAAAAAAAAAAAAAAAP///wAAAAEBA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QEBBwcHAsLCwAAAAAAAAAAAAAAAAAAAAAAAAAAAAAAAAAAAAAAAAAAAAAA&#10;AAAAAAQAAAAAAAAAAAAAAAAAAAAAAAD9/f38/PwICAg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BAQE+Pj74+Pju7u4XFxcAAAAAAAAAAAAAAAAAAAAAAAAA&#10;AAAAAAAAAAAAAAAAAAAEAAAAAAAAAAAAAAAAAAAAAAAABAQE9/f3CAgI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SEhLDw8MlJSUAAAAAAAAA&#10;AAAAAAAAAAAAAAAAAAAAAAAAAAAAAAAAAAAAAAADgICAAAAAAAAAAAAAAAAAAAAAAAAABwcH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4ODuDg4O7u7gYGBgAAAAAAAP7+/v7+/hUVFcbG&#10;xv39/TIyMhISEgMDAwEBAQQEBAAAAAMDA+fn5+Dg4CsrKwICAgAAAAAAAAAAAAAAAAAAAAAAAAAA&#10;AAAAAAAAAAAAAAAAAAAAAAAAAAAAAAAAAAAAAAAAAAAAAAAAAAAAAAAAAAAAAAEBAfv7++bm5hIS&#10;EtXV1Tc3NwAAAAAAAAAAAAAAAAAAAAAAAAAAAAAAAAAAAAAAAAAAAP39/QgICO7u7ubm5hkZGfPz&#10;87e3tx4eHgEBAQAAAAAAAAAAAAAAAPf39xAQEF1dXQICAg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2NjY&#10;BgYGCQkJCQkJw8PDLi4uGBgY/Pz8AAAAAAAAAAAAAAAAAAAAAAAAAAAAAAAAAAAAAwMD7OzsCQkJ&#10;AQEB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Pz8AAAABAQEDw8P&#10;5+fnDg4O/v7+AAAAAAAAAQEB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Ojo6LOzsxUVFQAAABQUFO3t7dra2hoaGgwMDP///wAAAAAAAAAAAAAAAAAAAAAAAAAAAAMD&#10;A+/v79bW1i0tLQcHB////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EBAf///9jY2BMTE////wAAAAAAAPz8/AQEBDMzMw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r6+v+/v4CAgL9/f37+/sWFhbo6OjPz89ISEj9/f0AAAAAAAAAAAAAAAAA&#10;AAAAAAAAAAABAQHd3d0dHR0SEhL5+fk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v4MDAwCAgL8/PwBAQEAAAD////8/PwSEhI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Do6Ojb29sMDAz///8AAAD+/v4NDQ3k5OQEBAQY&#10;GBj+/v4AAAAAAAAAAAAAAAAAAAAAAAACAgLt7e319fUaGhr+/v4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29vbCQkJ/f39AAAAAAAAAAAA&#10;/f39FRUVysrKHBwcDw8P/f39AAAAAAAAAAAAAAAAAAAA/Pz8Kioqw8PD8vLyDAwM/f39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Pr6+gAAAAAA&#10;AAAAAAAAAAAAAAAAAAgICAEBAdbW1jo6OgAAAAAAAAAAAAAAAAAAAAAAAAAAAAICAiwsLMzMzEJC&#10;QgAAAP39/QAAAAQEBPz8/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CIiIh5eXkAAAAAAAAAAAAA&#10;AAAAAAAAAAAAAAAgICA9PT1+fn78/PwAAAAAAAAAAAAAAAAAAAAAAAAAAAAAAAAAAAAAAAAAAAAA&#10;AAAAAAD4+PjPz889PT38/PwAAAAAAAAAAAAAAAAAAAAAAAAAAAAAAAAAAAAEBAS5ubkjIyMkJCT8&#10;/PwAAAADAwMCAgLs7OzY2Njq6uobGxsMDAwSEhIXFxf9/f0AAAAAAAAAAAAAAAAAAAAAAAAEBATT&#10;09O9vb0pKSn19fUGBgYGBgYEBAT+/v7+/v709PTh4eEWFhY8PDwzMzPJycksLCwbGxs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&#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&#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QEBAAAAAAAAAAAAAAAAAAAAAAAAAAAAAwMD&#10;+fn5CQkJAQEBAAAACQkJCgoK+Pj47+/v0tLSLi4u7e3t/Pz80tLSCgoKLi4u+Pj42dnZ////////&#10;AAAAAAAAAAAAAAAAAAAA////Hh4e3Nzc5+fn8/PzAAAAHR0dKSkp/f39AAAAAAAAAAAAAAAAAAAA&#10;AAAAAAAAAAAAAAAAAAAAAAAAAAAAAAAAAAAAAAAAAAAAAAAAAAAAAAAABAQEAwMDAAAA9vb2BwcH&#10;9PT0wcHB6enpBwcH3d3dAAAADw8PEhISDg4O6+vrPz8/AQEB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f399fX1AwMDAAAAAAAA&#10;AAAAAAAAAAAAAAAAAAAA7u7uBgYGAAAAAAAAAAAADw8PxsbG8fHxSkpKCwsLHR0dBQUFysrKAwMD&#10;GBgY/f39Dg4OycnJPDw8CQkJ/f39AAAAAAAAAAAA/f39FBQUFRUV////AQEB+Pj4wMDAJiYmAAAA&#10;AAAAAAAAAAAAAAAAAAAAAAAAAAAAAAAAAAAAAAAAAAAAAAAAAAAAAAAAAAAAAAAAAAAAAAAABwcH&#10;2dnZ0dHRBwcH19fXMTEx6+vr7+/vLCws/Pz8/v7+9fX18vLy4+Pj8vLyKCgoMDAw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m5ubh4eEcHBz8/PwAAAAAAAAA&#10;AAAEBAT19fUnJyf9/f0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D+/v74&#10;+PihoaFeXl7U1NT///8AAAAAAAAAAAAEBAT8/PyZmZn8/PwAAAAAAAD9/f0VFRXKyso1NTUBAQEA&#10;AAAAAAAAAAAAAAAAAAAAAAAAAAAAAAAAAAAAAAAAAAAAAAAAAAAAAAAAAAAAAAAAAAAAAAAAAAAA&#10;AAAAAAAAAAAAAAAAAAAAAAAAAAAAAAAAAAAAAAAAAAAAAAAAAAAAAAAAAAAAAAAAAAAAAAAAAAAA&#10;AAAAAAAAAAAAAAAC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f39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vr6Dg4OBgYG////AwMD&#10;7u7uwcHB6enpIiIi/Pz8AAAAAAAAAAAAAAAAAAAAAAAAAAAAAAAA/f39BgYGQEBAJSUl9vb2wsLC&#10;3d3dBAQEBAQEAQEBAAAAAAAA/Pz8JCQkJiYmFxcX3d3dBAQEAAAAAAAAAAAAAAAAAAAAAAAAAAAA&#10;AAAAAAAAAAAAAgICAgICwcHBubm5+vr6EhISLy8vBgYG+Pj4/Pz8/v7+/Pz8/Pz8AAAABAQE6enp&#10;+fn5ZGRkX19fGBgY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1dXVBAQE+/v7&#10;AAAAAAAAAAAAAAAA/Pz8+fn5Hh4e/f39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f39CgoKqqqqLy8vEhISAgICAwMDAwMD/Pz8mZmZ/Pz8AAAAAAAAAAAAAAAACAgI&#10;6+vr3d3dAAAAAAAAAAAAAAAAAAAAAAAAAAAAAAAAAAAAAAAAAAAAAAAAAAAAAAAAAAAAAAAAAAAA&#10;AAAAAAAAAAAAAAAAAAAAAAAAAAAAAAAAAAAAAAAAAAAAAAAAAAAAAAAAAAAAAAAAAAAAAAAAAAAA&#10;AAAAAAAAAAAAAAAAAAAAAAAAAAAAB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Pn5+QoKCg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P///wAAAAAAAAAAAAAAAAAAAAAAAAAAAAUFBfDw&#10;8Pv7+wQEBP///8vLyzAwMBkZGfv7+wAAAAAAAAAAAAAAAAAAAAAAAAAAAAAAAAAAAAAAAP////39&#10;/RcXFxkZGSIiItLS0uXl5RERESMjIwoKCv39/QAAAAQEBBkZGff39xkZGf39/QAAAAAAAAAAAAAA&#10;AAAAAAAAAAAAAAAAAAAAAAcHB+fn57m5ufb29iIiIgQEBP7+/v////z8/AAAAAAAAAAAAAAAAAQE&#10;BPj4+N/f3zExMVVVVQUFB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DU1NcPDwwAAAAAAAAAAAAAAAAAAAAAAAN7e&#10;3o2NjYiIiP39/QAAAAAAAAAAAAAAAAAAAAAAAAEBAfLy8uDg4CwsLPz8/AAAAAAAAAICAgEBAQAA&#10;AP39/QAAAAMDA8bGxgUFBTIyMv39/QAAAAAAAAAAAAAAAAAAAAAAAAAAAAAAAA0NDfr6+gQEBPf3&#10;993d3eXl5eLi4gkJCQwMDPz8/AAAAAAAAAAAAAAAAAAAAAAAAAAAAAAAAAAAAAAAAAAAAAAAAPz8&#10;/BISEtXV1QwMDDg4OAEBAQAAAPPz89nZ2eHh4RkZGfz8/AAAAPz8/AUFBfDw8P///wgIC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ODg4BEREQEBAQAAAAAAAAAAAAAAAAEBAfv7+9zc3DY2Nvn5+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P7+/gAAAK6urrm5ueDg4PPz8xUVFRsbG/v7+wAAAAAAAAAA&#10;AAAAAAAAAP39/QkJCcnJySQkJAAAAAAAAAAAAAAAAAAAAAAAAAAAAAAAAAAAAAAAAAAAAAAAAAAA&#10;AAAAAAAAAAAAAAAAAAAAAAAAAAAAAAAAAAAAAAAAAAAAAAAAAAAAAAAAAAAAAAAAAAAAAAAAAAAA&#10;AAAAAAAAAAAAAAAAAAAAAAAAAAAAAAAAAAAAAAAAAAQ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KCgo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D7+/v///8CAgL///8AAAAAAAAAAAAA&#10;AAAAAAD////6+vr7+/sKCgoBAQEFBQULCwv8/PwAAAAAAAAAAAAAAAAAAAAAAAAAAAAAAAAAAAAA&#10;AAAAAAAAAAAAAAD9/f39/f0ICAg6Ojr19fXi4uLCwsJFRUUAAAAAAAAAAAD////k5OQMDAz5+fkD&#10;AwMAAAAAAAAAAAAAAAAAAAAAAAAAAAAEBASpqanT09MmJiYkJCT9/f3+/v4AAAABAQEAAAAAAAAA&#10;AAAAAAACAgLs7Oz29vZWVlY1NTU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z8/Pn5+cZGRn7+/sAAAAAAAAAAAAEBATY2Nj////V1dUrKysEBAQ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6+vpDQ0OcnJze3t4dHR3///8A&#10;AAAAAAAAAAAAAAAAAAAAAAADAwP09PQBAQEAAAAAAAAAAAAAAAAAAAAAAAAAAAAAAAAAAAAAAAAA&#10;AAAAAAAAAAAAAAAAAAAAAAAAAAAAAAAAAAAAAAAAAAAAAAAAAAAAAAAAAAAAAAAAAAAAAAAAAAAA&#10;AAAAAAAAAAAAAAAAAAAAAAAAAAAAAAAAAAAAAAAAAAAAAAAAAAAAAAAE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9vb29vb2ERER/Pz8&#10;AAAAAAAAAAAAAAAABAQE7+/vHR0dERER/f39////DQ0NBAQE////AAAAAAAAAAAAAAAAAAAAAAAA&#10;AAAAAAAAAAAAAAAAAAAAAAAAAAAAAAAAAAAAAAAA/Pz8CwsLFBQU6OjoAAAAAAAAAAAAAAAA/f39&#10;8fHx+/v73d3dKioq/Pz8AAAAAAAAAAAAAAAAAAAAAAAA+/v73NzcHx8fGRkZ/Pz8AAAAAAAAAAAA&#10;AAAAAAAAAAAAAAAAAwMD5OTkERERaGhoEhIS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v7/Pz8////AAAAAAAAAAAAAAAA////9fX139/fCAgIJCQkPT09&#10;+fn5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QEBRERE&#10;3d3dDg4O/Pz8AAAAAAAAAAAAAAAAAAAA////3t7eJiYmUlJSAAAAAAAAAAAAAAAAAAAAAAAAAAAA&#10;AAAAAAAAAAAAAAAAAAAAAAAAAAAAAAAAAAAAAAAAAAAAAAAAAAAAAAAAAAAAAAAAAAAAAAAAAAAA&#10;AAAAAAAAAAAAAAAAAAAAAAAAAAAAAAAAAAAAAAAAAAAAAAAAAAAAAAAAAAAAAAAAAAAAB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O/v&#10;7wEBAf///wAAAAAAAAAAAAAAAAAAAAAAAP////39/QAAAAAAAAEBAfLy8vz8/AgICP39/QAAAAAA&#10;AAAAAAAAAAAAAAAAAAAAAAAAAAAAAAAAAAAAAAAAAAAAAAAAAAAAAAAAAPz8/NLS0jY2NgMDA/39&#10;/QAAAAMDA/n5+QQEBDs7O8rKyv7+/gAAAAAAAAAAAAAAAAAAAAAAAAAAAPn5+fr6+hISEvz8/AAA&#10;AAAAAAAAAAAAAAAAAAAAAAQEBPn5+d/f3zMzM1VVVQMDAw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0NDQoKCvv7+wEBAQAAAAAAAAAAAP///x4eHtfX&#10;1/n5+fX19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Pz8/BkZGScnJ////wEBAQAAAAAAAAAAAAAAAAAAAOTk5E1NTTw8PAAAAAAAAAAAAAAAAAAA&#10;AAAAAAAAAAAAAAAAAAAAAAAAAAAAAAAAAAAAAAAAAAAAAAAAAAAAAAAAAAAAAAAAAAAAAAAAAAAA&#10;AAAAAAAAAAAAAAAAAAAAAAAAAAAAAAAAAAAAAAAAAAAAAAAAAAAAAAAAAAAAAAAAAAAAAAAAAAAA&#10;AAAAAAI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19fUAAAAAAAAAAAAAAAAAAAAAAAAAAAD+/v729vYSEhIBAQEAAAD///8BAQH19fX/&#10;//8AAAAAAAAAAAAAAAAAAAAAAAAAAAAAAAAAAAAAAAAAAAAAAAAAAAAAAAAAAAAAAAADAwPg4OAG&#10;BgYQEBACAgIFBQUFBQX09PTHx8cuLi76+voEBAQCAgIAAAAAAAAAAAAAAAAAAAAAAAAAAAAMDAws&#10;LCwBAQEAAAAAAAAAAAAAAAAAAAAAAAACAgLr6+vp6elWVlZYWFgDAwM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FBQUYGBj6+voAAAAAAAAAAAAA&#10;AAD+/v4VFRUzMzM4ODhERET5+fk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DAwMODg709PQEBAQAAAAAAAAAAAAAAAAAAAAKCgoxMTEAAAAAAAAA&#10;AAAAAAAAAAAAAAAAAAAAAAAAAAAAAAAAAAAAAAAAAAAAAAAAAAAAAAAAAAAAAAAAAAAAAAAAAAAA&#10;AAAAAAAAAAAAAAAAAAAAAAAAAAAAAAAAAAAAAAAAAAAAAAAAAAAAAAAAAAAAAAAAAAAAAAAAAAAA&#10;AAAAAAAAAAAAAAAAAAAE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8PDwAgICAQEBAAAAAAAAAAAAAAAAAAAAAQEB+vr6GRkZ/v7+BAQE&#10;0tLSCAgIDQ0N////AAAAAAAAAAAAAAAAAAAAAAAAAAAAAAAAAAAAAAAAAAAAAAAAAAAAAAAAAAAA&#10;AAAAAAAA3d3dAQEBvLy8CAgI/Pz8/Pz89PT0ODg49PT019fXJycn/v7+AAAAAAAAAAAAAAAAAAAA&#10;AAAAAAAAAwMD3d3dExMTHh4e/v7+AAAAAAAAAAAABgYG5eXlCwsLaWlpEhIS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NjY2qKio&#10;Gxsb/f39AAAAAAAAAAAA/Pz8KSkp29vb5OTkGxsb/v7+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BAQE09PTBAQEPj4+/Pz8AAAAAAAAAAAABAQE/f39&#10;9/f3CwsLAAAAAAAAAAAAAAAAAAAAAAAAAAAAAAAAAAAAAAAAAAAAAAAAAAAAAAAAAAAAAAAAAAAA&#10;AAAAAAAAAAAAAAAAAAAAAAAAAAAAAAAAAAAAAAAAAAAAAAAAAAAAAAAAAAAAAAAAAAAAAAAAAAAA&#10;AAAAAAAAAAAAAAAAAAAAAAAAAAAAAAAAB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Onp6QgICPz8/AAAAAAAAAAAAAAAAAAAAPj4+AwM&#10;DBAQEAAAAO/v7+3t7UJCQvv7+////wAAAAAAAAAAAAAAAAAAAAAAAAAAAAAAAAAAAAAAAAAAAAAA&#10;AAAAAAAAAAAAAAAAAP39/UZGRgAAAPT09PDw8PT09BQUFPv7+9LS0ggICDY2Ng0NDfz8/AAAAAAA&#10;AAAAAAAAAAAAAAAAAAAAAP///w4ODgICAgAAAAAAAAAAAAAAAAMDA+Li4hUVFWVlZQgIC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UFBWhoaHBwcAAAAAAAAAAAAAAA&#10;AAAAAAAAAM/Pz39/f4ODg+Pj4wwMDAoKCv///wAAAAMDAwMDAwAAAAcHBwAAAAAAAP39/QAAAAAA&#10;AAAAAAAAAAAAAAAAAAAAAAAAAAAAAAAAAAAAAAMDAwAAAP39/QAAAP39/RISEjo6OgMDA9ra2gAA&#10;AAMDA/7+/gAAAAAAAAAAAAAAAAAAAAAAAAAAAAAAAAAAAAQEBP///wEBAf39/fz8/Pv7+/v7+wEB&#10;Af////z8/AUFBfj4+PPz8wQEBPb29tLS0hkZGXJychsbGw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CoqKhAQEPr6+gMDAwAAAAAAAAAAAAAAAAAAAAEBAd7e3iEhIfj4+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QEBERERMvLy/v7+wAAAAAAAAAA&#10;AAAAAP///wEBAfT09BQUFAAAAAAAAAAAAAAAAAAAAAAAAAAAAAAAAAAAAAAAAAAAAAAAAAAAAAAA&#10;AAAAAAAAAAAAAAAAAAAAAAAAAAAAAAAAAAAAAAAAAAAAAAAAAAAAAAAAAAAAAAAAAAAAAAAAAAAA&#10;AAAAAAAAAAAAAAAAAAAAAAAAAAAAAAAAAAAAAAAAAAAAAAQ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v7///8AAAAAAAAAAAAAAAAA&#10;AAAEBATt7e0UFBQPDw/6+vrLy8syMjL+/v4AAAAAAAAAAAAAAAAAAAAAAAAAAAAAAAAAAAAAAAAA&#10;AAAAAAAAAAAAAAAAAAAAAAAAAAAAAAAAAAD9/f0AAAAJCQkLCwsFBQXg4ODNzc09PT0TExP////8&#10;/PwAAAAAAAAAAAAAAAAAAAAAAAAAAAAEBATl5eX7+/sgICD+/v4AAAAAAAAEBATg4OAuLi5UVFQE&#10;BAQ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BhYWGKiorm&#10;5uYAAAAAAAAAAAAAAAAAAADi4uLOzs56enoxMTEGBgZLS0sAAAABAQHs7Ozq6uooKCgAAAAAAAAA&#10;AAAAAAAAAAAAAAAAAAAAAAAAAAAAAAAAAAAAAAAAAAAAAAAEBATv7+8BAQEQEBD8/PwAAAD9/f0A&#10;AAAEBATk5OQJCQkCAgL+/v4AAAAAAAAAAAAAAAAEBAT///8BAQH5+fn29vb39/f8/PwDAwMGBgYM&#10;DAwGBgYaGhoBAQEFBQX39/cEBAT9/f01NTUlJSXo6Ojd3d0zMzMICAg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BAQEAAAAAAAAAAAAAAAAAAAAAAAD7+/sWFhbf39/w8PAICAg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8/PwqKirb29v7&#10;+/sCAgIAAAAAAAAAAAABAQEBAQHl5eUgICAAAAAAAAAAAAAAAAAAAAAAAAAAAAAAAAAAAAAAAAAA&#10;AAAAAAAAAAAAAAAAAAAAAAAAAAAAAAAAAAAAAAAAAAAAAAAAAAAAAAAAAAAAAAAAAAAAAAAAAAAA&#10;AAAAAAAAAAAAAAAAAAAAAAAAAAAAAAAAAAAAAAAAAAAAAAAAAAAAAAAAAAAE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9vb2ISEhAQEB5+fnExMTFxcX+fn5AAAAAAAAAAAAAAAAAAAAAAAAAAAA&#10;AAAAAAAAAAAAAAAAAAAAAAAAAAAAAAAAAAAAAAAAAAAAAAAAAAAAAAAAAAAAAQEB6enp0tLSSEhI&#10;BwcH/Pz8AAAAAAAAAAAAAAAAAAAAAAAAAAAAAAAAAgIC8PDwyMjICQkJAwMD/v7+AAAAAwMD4+Pj&#10;Ozs7S0tL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Dg4OQUFBpaWlAAAAAAAAAAAAAAAAAAAAAAAA1tbW////AgICQkJCt7e3FhYW9PT09/f3MTEx&#10;BwcHAAAAAAAAAAAAAAAAAAAAAAAAAAAAAAAAAAAAAAAAAAAAAAAAAQEBAgICysrK9PT09/f3MTEx&#10;GRkZ/f39AwMD/Pz8tra24+PjISEh/Pz8AAAAAAAAAAAABAQE+Pj48PDw9/f3/v7+ERERGhoaGRkZ&#10;IyMjDg4ODQ0NBgYGAAAAAAAAAAAAAAAAAAAAAAAAAAAAAAAAAAAAGBgYGBgY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wMD/v7+AwMDAAAAAAAAAAAAAAAAAQEBDg4O6Ojo&#10;ysrKRUVF+fn5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f39BQUFAgICAgICAAAAAAAAAAAAAAAAAAAAAAAA9PT0AAAAAAAAAAAAAAAAAAAAAAAAAAAAAAAA&#10;AAAAAAAAAAAAAAAAAAAAAAAAAAAAAAAAAAAAAAAAAAAA/Pz87+/vFRUVAAAAAAAAAAAAAAAAAAAA&#10;AAAAAAAAAAAAAAAAAAAAAAAAAAAAAAAAAAAAAAAAAAAAAAAAAAAAAAAAAAAAAAAAAAAAAAAAB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EBAQkJCf39/dvb2y0tLfz8/AAAAAAAAAAAAAAAAAAA&#10;AAAAAAAAAAAAAAAAAAAAAAAAAAAAAAAAAAAAAAAAAAAAAAAAAAAAAAAAAAAAAAAAAAAAAAICAvX1&#10;9c3NzTs7OwcHB/39/QAAAAAAAAAAAAAAAAAAAAAAAAAAAAICAgEBAfX19b29vfv7+yEhIfz8/AAA&#10;AAMDA+Pj4ykpKUpKS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GZmZqWlpQAAAAAAAAAAAAAAAAAAAAAAAAAAANfX1xkZGT09Pfb29vz8&#10;/Pr6+g4ODgYGBv39/QAAAAAAAAAAAAAAAAAAAAAAAAAAAAAAAAAAAAAAAAAAAAAAAPz8/M3NzRER&#10;ETk5OfLy8sPDwxYWFgAAAPz8/MDAwODg4CQkJP39/QAAAAAAAAAAAAICAu/v7/r6+iYmJicnJxgY&#10;GBcXFwEBA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CYmJs3NzRUVFfz8/AAAAAAAAAAA&#10;AAAAAPz8/B0dHd7e3vDw8AkJC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QEBNnZ2fX19QQEBPz8/AAAAAAAAAAAAAAAAAAAAAAAAAAAAAAAAAAAAAAAAAAA&#10;AAAAAAAAAAAAAAAAAAAAAAAAAAAAAAAAAAAAAAAAAAAAAAAAAAAAAAAAAAAAAP7+/gAAAAAAAAAA&#10;AAAAAAAAAAAAAAAAAAAAAAAAAAAAAAAAAAAAAAAAAAAAAAAAAAAAAAAAAAAAAAAAAAAAAAAAAAAA&#10;AAAAAAAAAAI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BAQH8/Pzy8vIEBAQMDAwEBAQAAAAAAAAA&#10;AAAAAAAAAAAAAAAAAAAAAAAAAAAAAAAAAAAAAAAAAAAAAAAAAAAAAAAAAAAAAAAAAAAAAAAAAAAA&#10;AAADAwPy8vK9vb0yMjITExP9/f0AAAAAAAAAAAAAAAAAAAAAAAAAAAD9/f3w8PAEBATNzc3x8fEW&#10;Fhb8/PwAAAACAgLn5+ciIiJbW1sBAQE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6OjouLi4AAAAAAAAAAAAAAAAAAAAAAAAAAAAAAADf&#10;39+Dg4MJCQkLCwsUFBQDAwP9/f0AAAAAAAAAAAAAAAAAAAAAAAAAAAAAAAAAAAAAAAAAAAAAAAAE&#10;BATe3t75+fkuLi7x8fHh4eESEhIEBAQHBwfKysrd3d0lJSX9/f0AAAAAAAAAAAACAgLt7e3+/v5x&#10;cXFXV1cwMDAYGBgBAQE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tLS37+/sAAAAA&#10;AAAAAAAAAAAAAAAAAAAAAAAJCQkJCQn8/Pw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D6+voPDw8AAAAAAAAAAAAAAAAAAAAAAAD///8HBwcAAAAA&#10;AAAAAACA/38AAAAAAAAAAAAAAAAAAAAAAAAAAAAAAAAAAAAAAAAAAAAAAAAAAAAAAAAAAAAAAAAA&#10;AAQEBBcXFwAAAAAAAAAAAAAAAAAAAAAAAAAAAAAAAAAAAAAAAAAAAAAAAAAAAAAAAAAAAAAAAAAA&#10;AAAAAAAAAAAAAAAAAAAAAAAAAAAAAAI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EBAQAAAAAAAAAAAAAAAAAAAD////39/f7+/sYGBj7&#10;+/v19fX5+fkAAAAAAAAAAAAAAAAAAAAAAAAAAAAAAAAAAAAAAAAAAAAAAAAAAAAAAAAAAAAAAAAA&#10;AAAAAAAAAAAAAAAAAAAAAAD19fW8vLwEBATS0tLl5eUHBwcDAwMAAAAAAAAAAAAAAAAAAAADAwP3&#10;9/eZmZmUlJTf398bGxv8/PwAAAAEBATx8fERERFaWlo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EBARVVVUAAAAAAAAAAAAA&#10;AAAAAAAAAAAAAAAAAADf39/z8/MFBQUAAAD9/f0AAAAAAAAAAAAAAAAAAAAAAAAAAAAAAAAAAAAA&#10;AAAAAAAAAAAAAAAAAAD8/PwlJSUCAgLX19fKysr8/PwuLi7+/v7r6+va2todHR38/PwAAAAAAAAA&#10;AAACAgLt7e0KCgpvb28MDAw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GhoaGhrz8/MAAAAAAAAAAAAAAAAAAAAAAAD////29vbz8/MCAgI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D6+vrp6ekPDw/8/PwAAAAAAAAAAAAA&#10;AAD///8BAQEfHx8AAAAAAAAAAAAAAAAAAAAAAAAAAAAAAAAAAAAAAAAAAAAAAAAAAAAAAAAAAAAA&#10;AAAAAAAAAAAAAAAAAAAAAAAAAAAAAAAAAAAAAAAAAAAAAAAAAAAAAAAAAAAAAAAAAAAAAAAAAAAA&#10;AAAAAAAAAAAAAAAAAAAAAAAAAAAAAAAAAAAAAAAAAAAC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8/PzBQUFAAAAAAAAAAAAAAAAAAAA&#10;8vLyMTExFRUV2NjYDg4OGBgY/f39AAAAAAAAAAAAAAAAAAAAAAAAAAAAAAAAAAAAAAAAAAAAAAAA&#10;AAAAAAAAAAAAAAAAAAAAAAAAAAAAAAAAAwMD7+/vISEhT09PNzc3ycnJtLS08PDwBwcHAAAAAAAA&#10;AAAAAAAABAQE5+fn/v7+2traCAgIAwMDAAAABAQE8/Pz9vb2Xl5eCAgI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UVFR&#10;AAAAAAAAAAAAAAAAAAAAAAAAAAAAAAAAAAAA2dnZf39/BAQEAAAAAAAAAAAAAAAAAAAAAAAAAAAA&#10;AAAAAAAAAAAAAAAAAAAAAAAAAAAAAAAAAAAAAwMDMjIy6+vrLS0tMjIyBgYG////yMjICAgIBwcH&#10;AAAAAAAAAAAABAQE8vLyAAAAZmZmCgoK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Ozs7OLi4gwMDAAAAAAA&#10;AAAAAAAAAAAAAAUFBf////v7++Li4icnJ/39/QAAAAAAAAAAAAAAAAAAAAAAAAAAAAAAAAAAAAAA&#10;AAAAAAAAAAAAAAAAAAAAAAAAAAAAAAAAAAAAAAAAAAAAAAEBAfPz8xYWFvv7+wwMDDU1NRsbG8nJ&#10;yc/PzwAAAAICAgAAAAQEBNvb27m5ue/v7yQkJBUVFf7+/gQEBPT09Ovr615eXhERE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CAgIB4eHgAAAAAAAAAAAAAAAAAAAAAAAAAAAAAAANfX1+vr6/f39wAAAAAAAAAAAAAA&#10;AAAAAAAAAAAAAAAAAAAAAAAAAAAAAAAAAAAAAAAAAAAAAAAAAP39/QoKCjo6OhQUFPr6+vj4+La2&#10;tujo6BgYGP7+/gAAAAAAAAICAvDw8Pn5+WdnZwsLC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DPz8/d&#10;3d0LCwv///8AAAAAAAAAAAABAQEBAQHs7OwoKCjt7e0LCwsNDQ3///8AAAAAAAAAAAAAAAAAAAAA&#10;AAAAAAAAAAAAAAAAAAAAAAAAAAAAAAAAAAAAAAAAAAAAAAAAAAAAAAAAAAD////R0dEmJiYGBgb9&#10;/f0NDQ0YGBgcHBzt7e3S0tITExMLCwv7+/uSkpLx8fElJSUmJib9/f0EBAT09PT39/dqamoeHh4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GBgb6+vq8vLwAAAAAAAAAAAAAAAAAAAAAAAAAAAAAAADl5eXo6OhF&#10;RUX+/v4AAAAAAAAAAAAAAAAAAAAAAAAAAAAAAAAAAAAAAAAAAAAAAAAAAAAAAAAAAAAAAAD+/v4D&#10;AwP09PS6urrx8fEdHR39/f0AAAAAAAACAgLu7u77+/tqamoUFBQ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5+fnCgoK/f39AQEBAAAAAAAAAAAAAAAABAQE8vLy9fX1FRUV5+fnGBgYAAAAAAAAAAAA&#10;AAAAAAAAAAAAAAAAAAAAAAAAAAAAAAAAAAAAAAAAAAAAAAAAAAAAAAAAAAAAAAAAAAAAAAAA+Pj4&#10;////CwsL/f39AAAA/v7+/v7+BAQELi4uGhoaz8/PNDQ0/v7+CwsLMjIyDg4O/Pz8AAAA+/v78/Pz&#10;bW1tEhIS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GhojY2N6+vrAAAAAAAAAAAAAAAAAAAAAAAA&#10;AAAA9/f39PT0////AAAAAAAAAAAAAAAAAAAAAAAAAAAAAAAAAAAAAAAAAAAAAAAAAAAAAAAAAAAA&#10;AAAAAAAABAQE6urqxcXF+fn5HR0d/Pz8AAAA////AQEB4+PjERERYmJiEhIS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P39/ePj4wcHBwEBAQAAAAAAAAAAAAAAAAAAAAEBAQcHBwQEBBsbG+/v7///&#10;/wAAAAAAAAAAAAAAAAAAAAAAAAAAAAAAAAAAAAAAAAAAAAAAAAAAAAAAAAAAAAAAAAAAAAAAAAAA&#10;AAAAAAEBAfz8/NnZ2f39/QAAAAAAAAAAAAAAAAAAAPz8/BQUFBsbG8bGxtTU1BkZGQ4ODvz8/AAA&#10;AAEBAeDg4ElJSRISE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8PD09PTwAAAAAAAAAAAAAA&#10;AAAAAAAAAAAAAAAAAC0tLQwMDAAAAAAAAAAAAAAAAAAAAAAAAAAAAAAAAAAAAAAAAAAAAAAAAAAA&#10;AAAAAAAAAAAAAAICAgMDA8zMzLCwsP7+/hUVFfz8/AAAAAICAvn5+ePj4y8vL3BwcBISEg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19fUHBwcEBAQAAAAAAADf39/w8PAaGhr9/f0AAAAAAAAAAAAAAAD////u7u4QEBAM&#10;DAwAAAD5+fnp6ekWFhb+/v4AAAAAAAAAAAAAAAAAAAAAAAAAAAAAAAAAAAAAAAAAAAAAAAAAAAAA&#10;AAAAAAAAAAAAAAAAAAAGBgbLy8sfHx8EBAT8/PwAAAAAAAAAAAAAAAAAAAABAQHt7e0HBwfd3d0a&#10;Ghr8/Pz////9/f3l5eVOTk42NjY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CKioq0&#10;tLTo6OgAAAAAAAAAAAAAAAAAAAAAAAD39/cFBQUEBAT9/f0AAAAAAAAAAAAAAAAAAAAEBAQAAAAA&#10;AAAAAAD+/v4BAQEEBAT19fX7+/v09PTQ0NDj4+MfHx8FBQX8/PwAAAADAwPn5+cGBgZmZmYhISE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7Ozs////FRUVAAAA6urqFhYWBAQEAAAAAAAA09PTCAgI/f39AAAAAAAAAAAAAAAAAAAA&#10;AwMD9PT0Hx8fAAAAAAAAGxsb+/v7AQEBAAAAAAAAAAAAAAAAAAAAAAAAAAAAAAAAAAAAAAAAAAAA&#10;AAAAAAAAAAAAAAAAAAAAAAAAAAAAAAAAAAAA3NzcNDQ0BwcHAAAA/Pz8AAAAAAAAAAAAAAAABgYG&#10;7u7uz8/PNzc3////AQEBAAAA7e3tXV1dLCws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ERERjY2NYGBg+/v7AAAAAAAAAAAAAAAAAAAA3NzcGRkZ6+vrEhIS/Pz8BAQEAwMD////&#10;9PT029vb+fn5BAQE/v7+ERER/f394eHh5eXlBQUF8fHxDQ0NJSUl+/v7/Pz8AgIC+fn54eHhJSUl&#10;XFxcCAgI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oKCgsLCwAAAAAAABEREQYGBgAAAAAAAP///8DAwAICAgMDAwAAAAAA&#10;AAAAAAAAAAAAAP7+/vv7+z4+PgMDAwEBAdLS0h0dHQkJCf///wAAAAAAAAAAAAAAAAAAAAAAAAAA&#10;AAAAAAAAAAAAAAAAAAAAAAAAAAAAAAAAAAAAAAAAAAAAAAQEBNra2sfHxwEBAebm5hEREQsLC/z8&#10;/AgICPr6+s7OztnZ2QgICO/v7xcXFwMDA+Li4k1NTTIyMg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C0tLfDw8MnJyf///wAAAAAAAAAAAAAAAAAAAAcHB8jIyM3NzUFB&#10;QdbW1s/Pz9nZ2crKyuHh4eXl5ejo6OXl5d3d3eLi4u7u7goKCg0NDRMTEwsLC/z8/AMDA/b29unp&#10;6fz8/D09PVZWVgQEB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8/Py/v78J&#10;CQkBAQEAAAAAAAAAAAAAAAAEBATx8fELCwssLCwBAQHl5eUEBAQiIiL9/f0AAAAAAAAAAAAAAAAA&#10;AAAAAAAAAAAAAAAAAAAAAAAAAAAAAAAAAAAAAAAAAAAAAAAAAAAAAAAAAAAAAAAJCQnq6urY2Njt&#10;7e3X19fj4+Pc3Nzg4ODZ2dnPz88gICAaGhr09PTm5ub29vYpKSlJSUkBAQE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BHR0fz8/PHx8cAAAAAAAAAAAAAAAAAAADu&#10;7u7h4eH8/Pz9/f3h4eH9/f339/cODg4ZGRkREREODg4QEBAREREPDw8PDw8KCgoDAwMAAAD8/Pz1&#10;9fXm5uYNDQ1FRUVUVFQnJyc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8fHxyMjIDg4O/v7+AAAAAAAAAAAAAAAAAQEB5OTkMzMzFBQUAQEByMjIKSkpBQUFAAAAAAAA&#10;AAAAAAAAAAAAAAAAAAAAAAAAAAAAAAAAAAAAAAAAAAAAAAAAAAAAAAAAAAAAAAAAAAAAAAAA////&#10;FBQULi4uAAAA7+/vHh4e9fX1BgYG8/PzAAAAISEhAAAA////FhYW8PDwCAgIampqAwMD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QUFB6urq1tbW/Pz8&#10;AAAAAAAAAAAAAAAAAAAABQUFQEBAFxcXCwsLDAwMAwMD/v7+/v7+////////////////AgIC9fX1&#10;7u7u7e3t/Pz8EhISQkJCVFRUGxsbAwMD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P////39/QAAAAAAAAAAAAAAAAAAAP///+zs7CIiIioqKvr6+ggICBQUFP39&#10;/QAAAAAAAAAAAAAAAAAAAAAAAAAAAAAAAAAAAAAAAAAAAAAAAAAAAAAAAAAAAAAAAAAAAAAAAAAA&#10;AAAAAAAAAAAAAPz8/AYGBhkZGdbW1gsLCwcHB/z8/AsLC/v7+/v7+wEBAQAAAPPz8w4ODnBwcAQE&#10;B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UF&#10;BZiYmExMTGlpaeTk5AAAAAAAAAAAABYWFufn5w4ODvz8/AAAAAAAAAAAAAAAAAAAAAAAAAQEBP//&#10;//n5+eXl5RgYGDAwMCgoKCIiIgQEB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DR0dECAgIAAAAAAAAAAAAAAAAAAAAFBQXt7e0rKyv+/v4D&#10;AwPb29vr6+srKysAAAAAAAAAAAAAAAAAAAAAAAAAAAAAAAAAAAAAAAAAAAAAAAAAAAAAAAAAAAAA&#10;AAAAAAAAAAAAAAAAAAAAAAAAAAAAAAD///8PDw8MDAza2togICAAAAD8/PwBAQEAAAAAAAAFBQXm&#10;5uZgYGALCws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BMTEwjIyNpaWnT09Pu7u4XFxfp6embm5v9/f0DAwMAAAABAQH8/PwBAQH3&#10;9/f8/Pz29vb5+fkPDw9OTk43Nzc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l5eX9/f3CAgIAAAAAAAAAAAA////9PT0&#10;9PT0VlZWBgYG+vr6ysrKNzc3BwcH/f39AAAAAAAAAAAAAAAAAAAAAAAAAAAAAAAAAAAAAAAAAAAA&#10;AAAAAAAAAAAAAAAAAAAAAAAAAAAAAAAAAAAAAAAAAAAAAAAAAwMD7u7ur6+vHR0dAQEBAAAAAAAA&#10;AAAAAwMD4uLiOTk5TExM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NPT0+rq6hgYGP39/QAAAAAA&#10;AAQEBPHx8ebm5kdHRwoKCvv7+/j4+AYGBgsLC/n5+QAAAAAAAAAAAAAAAAAAAAAAAAAAAAAAAAAA&#10;AAAAAAAAAAAAAAAAAAAAAAAAAAAAAAAAAAAAAAAAAAAAAAAAAAAAAAAAAAAAAAAAANTU1AMDAwMD&#10;A/7+/gAAAP///wEBAeLi4iMjI0lJS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O3t7RMTEwQEBAAAAAAAAAAAAAAAAAAA&#10;AAAAAAAAAAAAAAAAAAAAAAAAAAAAAAAAAAAAAAAAAAAAAAAAAAAAAAAAAAAAAAAAAAAAAAAAAAAA&#10;AAAAAAAAAAAAAAAAAAAAAAAAAAAAAAAAAAAAAAAAAAAAAAAAAAAAAAAAAAAAAAAAAAAAAAAAAAAA&#10;AAAAAAAAAAAAAAAAAAAAAAAAAAAAAAAAAAAAAAAAAAAAAAAAAAAAAAAAABwcHH19fXd3d/n5+fb2&#10;9vf39wAAAAAAAA4ODgYGBgMDAwkJC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MbG&#10;xgwMDP39/QAAAAAAAAAAAPz8/AEBASUlJSUlJfv7+wAAAAQEBAAAAP39/QAAAAAAAAAAAAAAAAAA&#10;AAAAAAAAAAAAAAAAAAAAAAAAAAAAAAAAAAAAAAAAAAAAAAAAAAAAAAAAAAAAAAAAAAAAAAAAAAMD&#10;AwQEBMzMzNnZ2SMjI/39/QAAAAICAvLy8u/v7zc3N09PTwEBA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B0dHQAAAAAA&#10;AAAAAAAAAAAAAAAAAAAAAAAAAAAAAAAAAAAAAAAAAAAAAAAAAAAAAAAAAAAAAAAAAAAAAAAAAAAA&#10;AAAAAAAAAAAAAAAAAAAAAAAAAAAAAAAAAAAAAAAAAAAAAAAAAAAAAAAAAAAAAAAAAAAAAAAAAAAA&#10;AAAAAAAAAAAAAAAAAAAAAAAAAAAAAAAAAAAAAAAAAAAAAAAAAAAAAAAAAAAAAAAAAAAAAAAAAAAA&#10;AAAAAAAAAAYGBgYGBg0ND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P39/dzc3CcnJ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D29vbu7u4PDw8AAAAAAAAAAAAAAAAAAAAICAj29vb4+PgFBQUAAAANDQ0AAAD19fUHBwcA&#10;AAAAAAAAAAAAAAAAAAAAAAAAAAAAAAAAAAAAAAAAAAAAAAAAAAAAAAACAgIFBQX9/f3///8BAQH/&#10;///8/Pz4+Pjp6enl5eXd3d0fHx/9/f0AAAADAwPk5OQQEBBpaWkeHh4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CAgIcHBw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4uLi+Pj4EhIS/f39AAAAAAAAAAAAAAAABQUF7+/v8PDwGBgYAAAA6+vr&#10;7u7u/v7+AwMD/f39AAAAAAAAAAAAAAAAAAAAAAAAAAAAAAAAAAAAAAAAAAAAAAAAAwMD39/fxsbG&#10;MDAwAAAA9/f3+fn57+/v8/Pz+Pj4BgYGHBwcAAAA////AAAA3d3dMzMzVFRUAwMD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QEBCwsL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O7u7gICAgEBAQAAAAAAAAAAAAAAAAAAAAEBAQEBAenp&#10;6RkZGf7+/tPT0zY2Ng0NDfz8/AAAAAAAAAAAAAAAAAAAAAAAAAAAAAAAAAAAAAAAAAAAAAAAAAAA&#10;AAEBAf7+/sTExPHx8Q4ODgEBAQgICAcHBxMTEwQEBAEBAfz8/AQEBPT09Ovr61JSUjg4O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Dt7e0EBAT8/PwAAAAAAAAAAAAAAAAA&#10;AAD8/Pz6+voUFBQAAADw8PD6+voUFBT8/PwAAAAAAAAAAAAAAAAAAAAAAAAAAAAAAAAAAAAAAAAA&#10;AAAAAAAAAAAAAAD+/v4ICAgnJycoKCj///8CAgL7+/sBAQEAAAD9/f0AAAAAAAD39/fw8PBpaWke&#10;Hh4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&#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CAgI/Pz8BAQEAAAA&#10;AAAAAAAAAAAAAgIC6OjoKCgoHx8f////7OzsDw8PBAQEAAAAAAAAAAAAAAAAAAAAAAAAAAAAAAAA&#10;AAAAAAAAAAAA////AgICBQUFAAAABQUF3d3dDAwM/////v7+/Pz8AQEBAAAAAAAAAAAAAAAA////&#10;6OjoWFhYHh4e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f39&#10;39/f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B8f&#10;H8PDw////wAAAAAAAAAAAAAAAAEBAfz8/CYmJv39/QYGBvX19RoaGvv7+wAAAAAAAAAAAAAAAAAA&#10;AAAAAAAAAAAAAAAAAAAAAP///7S0tPz8/CkpKRsbG/Ly8urq6vn5+QICAv7+/gAAAAAAAAAAAAAA&#10;AAAAAP///+Hh4VdXVyoqK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MDAxoaG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DAwMBAQEAAAAAAAAAAAAAAAAAAAAAAAABAQH09PTg4OD9/f3v7+8YGBgAAAAAAAAA&#10;AAAAAAAAAAAAAAAAAAAAAAAAAAAAAAAAAAD4+Pj29vYBAQHFxcULCwv9/f0CAgIlJSX8/PwAAAAA&#10;AAAAAAAAAAAAAAAEBATi4uJGRkYzMzM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HBwc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gICAAAAAAAAAAAAAAAAAAAAAAAAAQEB7+/vnp6eDg4O+/v7Pj4+&#10;+fn5AAAAAAAAAAAAAAAAAAAAAAAAAAAAAAAAAAAAAAAAAAAADAwMDg4O/v7+EhIS/Pz8CQkJ////&#10;/v7+AAAAAAAAAAAAAAAAAAAABAQE5+fnMDAwRERE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Pf39////wAAAAAAAAAAAAAAAAAAAPLy8hsbGxoa&#10;Gg0NDf////7+/gcHBwEBAQAAAAAAAAAAAAAAAAAAAAAAAAAAAAAAAAAAAAAAAAEBARsbG9DQ0M7O&#10;zurq6v39/f7+/gAAAAAAAAAAAAAAAAAAAAAAAPn5+Q0NDU9PT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MDAzMzM0BAQOXl5QICAgAAAAAAAAAAAAAAAAAA&#10;AP7+/iUlJcnJybi4uAMDA/r6+gAAAPDw8NHR0QQEBAAAAAAAAAAAAAAAAAAAAAAAAP///////+zs&#10;7AAAAAAAAAAAAAAAAAAAAAAAAAAAAAAAAAAAAAAAAAAAAAAAAAAAAAAAAAAAAAAAAAAAAAAAAAAA&#10;AAAAAAAAAAAAAAAAAAAAAAAAAAAAAC8vL/j4+AMDAwAAAAAAAAAAAAAAAAAAAAMDA+rq6vPz8zY2&#10;NgEBAQUFBczMzPn5+SIiIhkZGSUlJQMDAxAQEAAAAAAAAAAAAAAAAAAAAAAAAAAAAAI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m5uYDAwMBAQEAAAAAAAAAAAAC&#10;AgL4+Pj7+/v29vYGBgYoKCgICAgYGBj9/f0AAAAAAAAAAAAAAAAAAAAAAAAAAAAAAAAAAAAAAAAA&#10;AAADAwPx8fEKCgoGBgYAAAAAAAAAAAAAAAAAAAAAAAAAAAADAwPt7e1BQUEFBQU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8/PzBQUF/Pz8&#10;AAAAAAAAAAAA/f397+/v/f39Dg4O////QEBA7u7u2NjYBAQEAAAAAAAAAAAAAAAAAAAAAAAAAAAA&#10;AAAAAAAAAAAA/v7+7e3tHBwcGRkZFRUVAAAAAAAAAAAAAAAAAAAAAAAAAAAA+Pj4FBQULy8v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Pn5+QQEBAAAAAAAAAAAAAQEBO7u7g8PD9/f3w8PD/X19QsLCy4uLuzs7AQEBPz8/AAAAAAAAAAA&#10;AAAAAAAAAAAAAAAAAAAAAAMDA+Dg4NjY2DIyMv7+/vz8/AAAAAAAAAAAAAAAAAAAAAAAAAQEBO3t&#10;7T4+PgICA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D09PQEBAQAAAAAAAAAAAD8/PwRERHh4eHp6ekCAgL6+vrp6ekLCwvr6+vi4uIY&#10;GBj+/v4AAAAAAAAAAAAAAAAAAAAAAAACAgIFBQXv7+8CAgL////8/PwAAAAAAAAAAAAAAAAAAAAA&#10;AAAAAAAAAAD7+/stLS0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vr68PDwCQkJAAAAAAAAAAAA/Pz85eXl3Nzc7+/vAAAAAwMD6urq&#10;AAAA1NTUFhYWGhoa/v7+AAAAAAAAAAAAAAAAAAAABAQE6Ojo3d3dxcXFIyMj////AAAAAAAAAAAA&#10;AAAAAAAAAAAAAAAAAAAA/f39AwMDBQUF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5+fn9fX1BAQEAAAAAAAAAAAABAQEICAg&#10;ERERAAAA////HR0dMjIyKSkpIyMjHR0d/v7+AAAAAAAAAAAAAAAAAAAA/v7+v7+/sLCw09PTGhoa&#10;Dw8P/Pz8AAAAAAAAAAAAAAAAAAAAAAAAAAAAAAAA+vr6GBgYDQ0N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Nzc3AAAAAEBAQAAAAAA&#10;AAAAAAQEBNHR0dvb2wEBAfj4+C8vLwQEBPX19QQEBBEREf7+/gAAAAAAAAAAAAAAAAICAsPDw9ra&#10;2iQkJAICAv7+/v7+/gAAAAAAAAAAAAAAAAAAAAAAAAAAAAAAAAAAAP39/QYGBg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P///+3t7RMTEwEBA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Dr6+sJ&#10;CQn8/PwAAAAAAAAEBATn5+fj4+M/Pz/IyMgSEhJCQkICAgL39/cQEBAHBwf5+fkAAAAAAAAAAAAA&#10;AAD6+vrm5uYWFhYAAAAAAAD+/v4AAAAAAAAAAAAAAAAAAAAAAAAAAAAAAAAAAAAAAAAMDAzm5ub1&#10;9fULCws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9/f0AAAADAwMAAAAAAAAAAAAAAAAAAAAAAAAAAAAAAAAAAAAAAAAAAAAA&#10;AAAAAAAAAAAAAAAAAAAAAAAAAAAAAAAAAAAAAAD+/v7o6OgTExMAAADFxcX///85OTkDAwM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f39w8PDAwMDAgICAAAAAAAA9fX1yMjIFhYWAgICDg4OZWVlCAgIAgIC6enpAAAAGBgY/v7+&#10;AAAAAAAAAAAAAAAABgYGBQUF2dnZ8vLy+vr6CAgIAQEBAAAAAAAAAAAAAAAAAAAAAAAAAAAAAwMD&#10;8vLy6urq////Ozs7BgYG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9vb2oKCgJycnBwcHAAAAAAAAAAAAAAAAAAAAAAAAAAAAAAAA&#10;AAAAAAAAAAAAAAAAAAAAAAAAAAAAAAAAAAAAAAAAAAAAAAAAAAAAAgICFhYWAQEBAAAABAQEDQ0N&#10;EBAQAQEB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EhISPDw8DQ0N5ubm6+vr8PDw9vb2/v7++vr6&#10;+vr6+vr69/f37Ozs8/PzFBQUWFhYNDQ0AgICAAAAAAAAAAAAAAAAAAAAAAAAAAAAAAAAAAAAAAAA&#10;AAAAAAAAAAAAAAAAAAAAAAAAAAAAAAAAAAAAAAAAAAAAAAAAAAAAAAAAAAAAAAAAAAAAAAAAAAAA&#10;AgIC39/fGxsb8/Pzw8PD7u7u5eXl39/fCgoKHBwc7u7uAgICbm5uDw8PAAAAAAAAAAAAAAAAAAAA&#10;AAAAAAAAAAAAAAAAAAAAAAAAAAAAAAAAAAAAAAAAB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Ovr6+vr6xkZGf39/QAAAAAAAAkJCT4+PgwMDMTExP39/Q4ODgICAvLy8tnZ&#10;2T4+Pv7+/gAAAAAAAAAAAAAAAAAAAPz8/CkpKRgYGN3d3fHx8enp6RcXF/39/QAAAAAAAAAAAAAA&#10;AAAAAAAAAOjo6BYWFjk5OS0tLQsLC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MDA0ZGRg0NDQAAAAAAAAAAAAAAAAAAAAAA&#10;AAAAAAAAAAAAAAAAAAAAAAAAAAAAAAAAAAAAAAAAAAAAAAAAAAAAAAAAAAAAAAAAAAAAAAAAAAAA&#10;AAAAABoaG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EBATY2NjY2NvPz8+np&#10;6eDg4O3t7f7+/gAAAAAAAAICAicnJyEhIQ8PDwAAAAAAAAAAAAAAAAAAAAAAAAAAAAAAAAAAAAAA&#10;AAAAAAAAAAAAAAAAAAAAAAAAAAAAAAAAAAAAAAAAAAAAAAAAAAAAAAAAAAAAAAAAAAAAAAAAAAAA&#10;AAAAAAAAAAAAAA4ODgwMDP39/fb29h0dHTExMQEBAQICAgEBAefn5/39/WNjYwcHBwAAAAAAAAAA&#10;AAAAAAAAAAAAAAAAAAAAAAAAAAAAAAAAAAAAAAAAAAAAAAAAAAAAAAH///8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Dl5eWbm5sZGRn9/f0AAAAAAAAEBATn5+fS0tLy8vICAgIh&#10;ISFqamrQ0NAWFhYkJCT8/PwAAAAAAAAAAAAAAAAAAAAAAAAAAAAEBAT+/v6UlJQNDQ0dHR3+/v4A&#10;AAAAAAAAAAAAAAAAAAD8/Pz///9vb28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CgoKDq6uoQEBD////9/f0AAAADAwPt7e0MDAxiYmIMDAwA&#10;AAAAAAAAAAAAAAAAAAAAAAAAAAAAAAAAAAAAAAAAAAAAAAAAAAAAAAAAAAAAAAAAAAAC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v7+AQEBAAAAAAAAAAAAAAAA/f39zc3N&#10;6Ojo9PT0DAwMBAQE8vLy/f39BQUFAAAAAAAAAAAAAAAAAAAAAAAAAAAAAAAABAQE7u7uwcHB/Pz8&#10;ERERAgICAAAAAAAAAAAAAAAAAAAAAAAABQUF6enp+/v7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fn5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ExMT/Pz8/v7+/f39AAAABQUF5+fnCQkJ&#10;ZWVlDAwMAAAAAAAAAAAAAAAAAAAAAAAAAAAAAAAAAAAAAAAAAAAAAAAAAAAAAAAAAAAAAAAAAAAA&#10;AAAAA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sLCwEBAQEBAQAAAAAA&#10;AAAAAPr6+vX19QEBAQ8PDxkZGXV1dfv7+/X19RgYGPz8/AAAAAAAAAAAAAAAAAAAAAAAAAQEBNXV&#10;1bCwsOTk5C8vLw4ODvz8/AAAAAAAAAAAAAAAAAAAAAAAAAEBAfX19fn5+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MPDw3Fxcc7Ozvn5+fj4+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DMzM/Ly8vLy8gQEBPr6&#10;+tzc3B0dHXBwcAkJCQAAAAAAAAAAAAAAAAAAAAAAAAAAAAAAAAAAAAAAAAAAAAAAAAAAAAAAAAAA&#10;AAAAAAAAAAAAAAAAAAOAgI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CAgLI&#10;yMgICAgAAAAAAAAAAAAHBwfh4eH4+PgTExP09PT////u7u45OTkJCQn///8AAAAAAAAAAAAAAAAC&#10;AgIGBgbr6+uysrIcHBwRERH+/v7+/v4AAAAAAAAAAAAAAAAAAAAAAAAAAAADAwP39/fe3t4EBAQZ&#10;GRk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Dc3NzX19e/v7+3t7cBAQEqKio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NDQ0n&#10;JyfX19fr6+sCAgI5OTlUVFQBAQEAAAAAAAAAAAAAAAAAAAAAAAAAAAAAAAAAAAAAAAAAAAAAAAAA&#10;AAAAAAAAAAAAAAD9/f39/f0DAwMAAAAB////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Pj4jo6OERER////AAAAAAAABAQEw8PD3NzcAgICAwMDLCwscHBwAAAA/v7+AAAAAAAA&#10;AAAAAAAAAwMD6OjoyMjIGxsb09PTIiIi+/v7AAAAAAAAAAAAAAAAAAAAAAAAAAAAAAAAAAAAAAAA&#10;AgIC8fHx6OjoFRUVKioqOjo6FhYW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z8/P4eHh/v7+3d3dY2Nj&#10;EhIS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9PT0CwsLAQEBAAAAAAAAAAAAAAAAAAAAAAAAAAAAAAAAAAAAAAAAAAAA&#10;AAAAAAAAAAAAAAAAAAAAAAAAAAAA6+vr7OzsKSkpAAAAB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P///wwMDAQEBP7+/gMDAxQUFOXl5RAQ&#10;EAkJCQAAAAAAAAAAAAAAAAQEBN7e3tLS0u3t7RoaGvv7+wAAAAAAAAAAAAAAAAAAAAAAAAAAAAAA&#10;AAAAAAAAAAAAAP7+/hERERAQEPHx8aampsLCwjY2Ni4uLikpKQEBA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DExMTEx&#10;M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Pb29gMDAwcHBwAAAAwMDAAAAAAAAAAAAAAAAAAAAAAAAAAAAAAAAAAAAAAA&#10;AAAAAAAAAAAAAAAAAAAAAAAAAAAAAAAAAAAAAAAAABUVFRUVFQAAAAAAAAI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BAQEAAAAAAAAAAAAAAAABAQEKCgoPDw/////9&#10;/f0CAgLi4uK6urrl5eUEBAQAAAAAAAABAQHo6OjV1dU4ODghISEDAwMAAAAAAAAAAAAAAAAAAAAA&#10;AAAAAAAAAAAAAAAAAAAAAAAAAAAAAAAAAAAAAAAUFBQ/Pz8eHh7h4eGgoKB9fX3m5uY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5+fmLi4vs7OwAAAAAAAAAAAAAAAAAAAAAAAAAAAAAAAAAAAAA&#10;AAAAAAAAAAAAAAAAAAAAAAAAAAAAAAAAAAAAAAAAAAAAAAAAAAAAAAAAAAAAAAAAAAAAAAAE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wMDBQUF/v7+AQEBAAAAAAAAAAAA&#10;GRkZ4+Pj/f39+fn5ExMTHx8fBQUF+fn5BAQE////AAAABAQE6+vr8fHx/////f39AQEBAAAAAAAA&#10;AAAAAAAAAAAAAAAAAAAAAAAAAAAAAAAAAAAAAAAABAQE29vb7e3t/f39CwsL/Pz8AwMDIiIi6enp&#10;/f39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BgYGampqFBQUAAAAAAAAAAAAAAAAAAAAAAAA&#10;AAAAAAAAAAAAAAAAAAAAAAAAAAAAAAAAAAAAAAAAAAAAAAAAAAAAAAAAAAAAAAAAAAAAAAAAAAAA&#10;AAAAAAAAB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UFBRAQEPLy8ggI&#10;CAAAAAAAAAAAAPn5+e7u7goKCvT09K6urqmpqRoaGkRERAcHB/////7+/ggICO/v7wUFBe3t7RcX&#10;F/7+/gAAAAAAAAAAAAAAAAAAAAAAAAAAAAAAAAAAAAAAAAAAAAICAtbW1svLywgICAUFBfj4+CIi&#10;Iubm5vb29l5eXh0dH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EBARUVFQAAAAAAAAAAAAAA&#10;AAAAAAAAAAAAAAAAAAAAAAAAAAAAAAAAAAAAAAAAAAAAAAAAAAAAAAAAAAAAAAAAAAAAAAAAAAAA&#10;AAAAAAAAAAAAAAAAAAAAAAI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ZGRn39/cEBAQAAAAAAAD8/PwUFBQqKioHBwcCAgL8/PwCAgL5+fkQEBDm5uYBAQH5+fnc3NzM&#10;zMwBAQHV1dX9/f0FBQUAAAAAAAAAAAAAAAAAAAAAAAAAAAAAAAAAAAAAAAAAAAAAAAAFBQUYGBgu&#10;Li4VFRUbGxsGBgYmJiZAQEBCQkI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p6en4+PgAAAAAAAAAAAAAAAAAAAAAAAAAAAAAAAAAAAAAAAAAAAAAAAAA&#10;AAAAAAAAAAAAAAAAAAAAAAAAAAAAAAAAAAAE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CA&#10;/38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cHBzLy8v///8AAAAAAAAAAAD8/PwiIiL39/f+/v7o6OgLCwv19fWs&#10;rKz///84ODjf39/n5+c1NTUKCgru7u7v7+8UFBQAAAAAAAAAAAAAAAAAAAAAAAAAAAAAAAAAAAAA&#10;AAAAAAD+/v4jIyMlJSUFBQXn5+fs7OwoKCg3NzcuLi4BAQE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w8PD19fUaGhoBAQE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Dw8PAMDAwAAAAAAAAAAAAAAAAAAAAAAAAAAAAA&#10;AAAAAAAAAAAAAAAAAAAAAAAAAAAAAAAAAAAAAAAAAAAAAAAAAAAAAAAC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GhoaAAAAAAAAAAAAAAAAAAAAAQEBCgoKEhISAQEB&#10;AwMD9vb2/Pz88PDwJSUlAwMD9fX1JCQkBgYGQUFBERER5+fn////BAQEAAAAAAAAAAAAAAAAAAAA&#10;AAAAAAAAAAAAAAAAAAAAAAAA/v7+/Pz81tbWHh4eb29vZmZmLy8vAQEB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8/PzwcHB/f39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JycnCwsLAAAAAAAAAAAAAAAA&#10;AAAAAAAAAAAAAAAAAAAAAAAAAAAAAAAAAAAAAAAAAAAAAAAAAAAAAAAAAAAAAAAAAAAAA4CAg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8PDy0tLQICA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H///8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5+fng4OAnJyc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D8/Pz5&#10;+fkLCwsAAAAAAAAAAAAAAAAAAAAAAAAAAAAAAAAAAAAAAAAAAAAAAAAAAAAAAAAAAAAAAAAAAAAA&#10;AAAAAAAAAAAAAAAAAAAAAAAAAAAAAAAAAAAAAAAAAAAAAAAAAAAAAAAAAAAAAAAAAAAAAAAAAAAA&#10;AAAAAAAAAAAAAAAAAAAB////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v78PDwFRUV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6enp8PDwJycnAAAAAAAAAAAAAAAAAAAAAAAAAAAAAAAAAAAAAAAAAAAAAAAAAAAAAAAA&#10;AAAAAAAAAAAAAAAAAAAAAAAAAAAAAAAAAAAAAAAAAAAAAAAAAAAAAAAAAAAAAAAAAAAAAAAAAAAA&#10;AAAAAAAAAAAAAAAAAAAAAAAAAAAAAAAAAf///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H///8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Dl5eWYmJgSEhIJCQn+/v4AAAAAAAAAAAAA&#10;AAAAAAD///8FBQX///8BAQHu7u7y8vL7+/vw8PDv7+8rKysJCQn4+PiAgI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B////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5eXll5eXAwMDFhYW&#10;AwMD/v7+AAAAAAAAAAAAAAAAAAAAAAAAAAAABAQEAAAAAAAAAAAA+Pj4+/v76urqXFxcLS0t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9vb2AAAA&#10;CgoK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f//&#10;/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O/v77u7u9TU1P7+/hISEg0NDf7+/gAAAP///wICAgAAAAAAAP7+/gEBAQAAAAAAAPDw8Pf392xs&#10;bBQUF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P///9fX1xUVFRQUFAEBA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H///8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D29vbJycnQ0NDw8PABAQH8/PwFBQUAAAAAAAAAAAD7+/sEBAT7+/sB&#10;AQEWFhZXV1cXFxc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19fUICAgDAwM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B////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8/Pz8vLy9fX17e3tAAAAAAAAAQEB&#10;BAQEExMTAAAAEhISDw8P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fn58vLyFRUV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B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0NDQ0ND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QEBPHx8RUVF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I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19fX9/f0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E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10;8/Pz8/PzFRUV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B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BsbG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I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gP9/&#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OHh4cfHxwAAAAAAAAAAAAAA&#10;AAAAAAAAAAAAAAAAAAAAAAAAAAAAAAAAAPj4+ODg4PLy8gAAAAAAAAAAAAAAAAAAAAAAAAAAAAAA&#10;AAAAAAAAAAAAAAAAAAAAAAAAAAAAAAAAAAAAAAAAAAAAAAAAAAAAAAAAAAAAAAAAAAAAAAAAAAAA&#10;AAAAAAAAAAAAAAAAAAAAAAAAAAAAAAEBAQ4OD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Q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Di4uLExMQKCgoFBQX5+fnR0dHj4+MlJSUc&#10;HBwPDw8ODg4AAAAAAAAAAAAAAAAAAAAAAAAAAAAAAAAAAADx8fHAwMD///8bGxsyMjIUFBQ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B////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f396+vr6+vr8/Pz9vb21dXV6enp8/Pz3t7eIiIi8fHx&#10;AAAAIyMjBAQE7Ozs8fHxTExMUlJSAAAAAAAAAAAAAAAAAAAAAAAAAAAAAAAAAAAAAAAAAAAA/Pz8&#10;AwMDAQEB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f///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O7u7tbW1ujo6N3d3efn5/Dw8AwMDBUVFQwMDA0NDQAA&#10;APv7+wUFBfj4+PDw8Pn5+QcHBxgYGDU1NR8fHxISE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H/&#10;//8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DY2Nj4+Pjo6OjKysrt7e38/Pz4+PgBAQHu7u4QEBAZGRkd&#10;HR0CAgL+/v7+/v4AAAAAAAD09PQAAABhYWEUFBQBAQE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B////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9PT04uLiurq6zc3NGRkZ9/f36urq9fX1CgoKFhYWHh4e&#10;DAwMCAgI+/v7AQEB8vLy9vb2ExMTAQEBAAAA+/v76OjoKysrGhoaJSUlHR0d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f///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PX19b29vcbGxgQEBAcHB+7u7vb29ikpKQcHB+zs&#10;7BYWFgUFBe7u7vT09Pz8/Pr6+vT09PPz893d3RQUFBQUFDAwMAgICAAAAOzs7Pr6+unp6Xd3dyAg&#10;I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Q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D7+/vGxsba2trj4+P8/PweHh4HBwcAAAASEhLr&#10;6+v9/f3t7e3X19f5+fn///8YGBjz8/PMzMz6+voCAgIvLy8WFhYHBwcWFhYEBAT4+Pjl5eUGBgYA&#10;AAAuLi4WFhY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D9/f0D&#10;AwMAAADw8PDq6uoYGBgODg4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B////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9vb24eHh7u7uw8PD9PT0EhISCQkJAgIC7+/v&#10;6enp/Pz89PT07OzsISEhAQEBGRkZCwsL5eXlCAgI4+Pj7+/vAQEB/f39ISEhKSkp/v7+/v7+AAAA&#10;5ubmNTU1JSUlHh4eDAwM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8PDw6enp8vLy6+vr&#10;4+Pj/f397+/vCgoKAQEB7e3t+fn5CAgIEBAQKysrLS0tFxcXAwMDAAAAAAAAAAAAAAAAAAAAAAAA&#10;AAAAAAAAAAAAAAAAAAAAAAAAAAAAAAAAAAAAAAAAAAAAAAAAAAAAAAAAAAAAAAAAAAAAAAAAAAAA&#10;AAAAAAAAAAAAAAAAAAAAAAAAAAAAAAAAAAAAAAAAAAAAAAAAAAAAAAAAAAAAAAAAAAAAAAAAAAAA&#10;AAAAAAAAAAAAAAAAAAAAAAAAAAAAAAAAAAAAAAAAAAAAAAAAAAAAAAAA7u7uERERAAAA/v7+AwMD&#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f///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MTExLq6uv39/QEBARISEgwMDAAA&#10;APv7+wAAAMXFxfLy8u/v7wsLCzAwMB8fHwMDA/f39+3t7e7u7gQEBBYWFgUFBe3t7ff39yAgIAgI&#10;CAEBAQAAAPj4+P7+/nR0d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H///8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Dl5eW3t7fZ2dkhISEDAwP/&#10;//8CAgL4+Pj7+/sNDQ0AAADDw8MPDw8RERFGRka+vr739/cHBwcREREFBQXPz88tLS0HBwcCAgIA&#10;AAD////8/PwBAQEAAAD////19fUXFxdfX18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D7+/v7+/vU1NTs7OwQEBAcHBwTExML&#10;Cws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B////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fn5wsLC4uLi3NzcDAwM&#10;FBQU/f39AAAAAAAAAAAAzs7O+/v7ICAg3NzcCwsLYmJiIyMj0NDQp6enFxcXAQEBCAgIGBgY/Pz8&#10;AQEB////AAAAAAAAAAAAAAAAAAAAAAAAAwMD4uLiJCQkYWFh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NnZ2a2trfLy&#10;8hMTEwoKCgUFBf7+/v7+/gEBAfz8/NjY2AcHBwsLCxYWFhERESAgILS0tA4ODtjY2PT09Pr6+gcH&#10;Bx4eHicnJ/7+/gAAAAAAAAAAAAAAAAAAAAAAAAQEBPj4+OTk5CcnJ1dXVwwMD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19fXW1tbS&#10;0tLd3d0TExMLCwv+/v4AAAACAgLt7e3o6Ojf398cHBwCAgIpKSlGRkYBAQHLy8uqqqobGxsODg7c&#10;3Nw0NDT+/v4NDQ0FBQX+/v4AAAAAAAAAAAAAAAAAAAAAAAAAAAD9/f3t7e1XV1cpKSk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7Ozs&#10;s7Oz39/f////DQ0NEBAQ+/v7AQEBAAAAAAAA5ubmEBAQ4ODg4+PjKSkpHBwcSEhI4eHhu7u74+Pj&#10;JSUlDw8PCQkJAAAAAgIC/v7+/v7+AAAAAAAAAAAAAAAAAAAAAAAAAAAAAAAA////6+vrMzMzTU1N&#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Pz8/NPT0+Pj4+Xl5eLi4hISEg0NDf7+/gAAAP///wMDAwEBAQAAAP////7+/gAAAPv7&#10;+wkJCfb29ru7uz8/P1JSUnh4ePT09Dw8PPf39/X19fv7+x0dHRISEvz8/AAAAAAAAAAAAAAAAAAA&#10;AAAAAAAAAAAAAAAAAAICAunp6T09PUJCQ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ICAgUFBfz8/N3d3cHBwTY2NtXV1dzc&#10;3BMTEwQEBAQEBPv7+xAQEBQUFP///wAAAAUFBdzc3Pz8/BsbGwcHBwICAvz8/AAAAAgICOHh4QkJ&#10;CV5eXhoaGgAAAAAAAAAAAAAAAAAAAAAAAAAAAAAAAAAAAAAAAAAAAAAAAAAAAAAAAAAAAAAAAAAA&#10;AAAAAAAAAAAAAAAAAAAAAAAAAAAAAAAAAAAAAAAAAAAAAAAAAAAAAAAAAAAAAAAAAAAAAAAAAAAA&#10;AAAAAAAAAAAAAAAAAAAAAAAAAAQ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Df39/p6ek4ODgAAAAA&#10;AAAAAAAAAAAAAAAAAAAAAAAAAAAAAAAAAAAAAAAAAAAAAAAAAAAAAAAAAAAAAAAAAAAAAAAAAAAA&#10;AAAAAADu7u7u7u709PTd3d3Z2dn19fULCwsDAwMhISEAAAD8/PwAAAACAgL19fXv7+8AAAD+/v4D&#10;AwMeHh7///8EBAQEBATv7+8FBQUnJycFBQVMTEzHx8fy8vLPz8/9/f0lJSUFBQX+/v4EBATc3Nz/&#10;//8jIyP+/v4AAAAAAAAAAAAAAAAAAAABAQH09PQiIiI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D+/v75+fkAAAAiIiIn&#10;Jyf9/f0uLi7z8/Po6OgDAwP09PTn5+fV1dX4+Pj///8CAgL+/v7Z2dkPDw/e3t4lJSULCwsMDAwE&#10;BATh4eESEhLw8PCWlpY7OzsxMTEQEBD4+PgQEBAAAAAAAAAAAAAAAAAAAAAAAAAAAAAAAAAAAAAA&#10;AAAAAAAAAAAAAAAAAAAAAAAAAAAAAAAAAAAAAAAAAAAAAAAAAAAAAAAAAAAAAAAAAAAAAAAAAAAA&#10;AAAAAAAAAAAAAAAAAAAAAAAAAAAAAAAAAAAAAAAB////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9fX1&#10;8fHxGhoaAAAAAAAAAAAAAAAAAAAAAAAAAAAAAAAAAAAAAAAAAAAAAAAAAAAAAAAA7Ozs5OTk7+/v&#10;BQUF8vLy+Pj4/f3939/f8/Pz/v7+AQEBBQUFERERCQkJ////AQEB/f39/v7+AAAA/f397e3t5+fn&#10;NjY2JiYmAwMDvLy89fX1FhYW4+PjCQkJ/v7+5ubmR0dHOTk5////+/v7+fn5////o6Oj+vr6BQUF&#10;5ubmLy8vFBQU+/v7AQEBAAAAAAAAAAAAAAAAAAAAAAAABAQE2dnZe3t7EhIS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&#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wMD////AAAAAwMD/v7+3t7eAgICCQkJBAQE7+/v/f39GRkZ1tbW&#10;2NjY8/PzFRUVCwsL8/Pz9PT0BgYG/f398fHxCwsLERER+Pj4Dw8PEBAQFxcXNTU1FRUVAwMDAAAA&#10;AAAAAAAAAAAAAAAAAAAAAAAAAAAAAAAAAAAAAAAAAAAAAAAAAAAAAAAAAAAAAAAAAAAAAAAAAAAA&#10;AAAAAAAAAAAAAAAAAAAAAAAAAAAAAAAAAAAAAAAAAAAAAAAAAAAAAf///w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Pr6+u/v7/X19fz8/Pn5+e/v7+Li4ujo&#10;6PHx8f7+/gAAAAYGBgAAAAkJCQAAAAcHBwkJCf///////wICAgAAAPX19eTk5AkJCQMDAxsbGwEB&#10;Ad/f3+Xl5ff390REREZGRvv7+/z8/L6+vt/f3+3t7T09PSUlJQoKCg8PD/z8/AAAAAAAAAAAAAMD&#10;AwEBAezs7KSkpOnp6RwcHBsbGwwMDP7+/gAAAAAAAAAAAAAAAAAAAAAAAAQEBNTU1Hx8fBYWF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QEBP///wAAAAAAAAAA&#10;AAEBAf///wQEBP////7+/vr6+v7+/gsLC/Hx8fv7++rq6ufn5/Pz8+Tk5BEREQ4ODvX19fn5+fn5&#10;+Q0NDRMTExYWFgoKCg8PDwMDA////yMjIwsLCwgICAAAAAAAAAAAAAAAAAAAAAAAAAAAAAAAAAAA&#10;AAAAAAAAAAAAAAAAAAAAAAAAAAAAAAAAAAAAAAAAAAAAAAAAAAAAAAAAAAAAAAAAAAH///8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EBAQDAwP6+vra2trV1dX5&#10;+fn5+fnq6uoYGBj6+voDAwP9/f36+voBAQEFBQUBAQEBAQEICAgQEBAUFBQtLS0hISEODg4AAAAA&#10;AAAAAAAAAAAAAAAAAAAAAAAAAAAAAAAAAAAAAAAAAAAAAAAAAAAAAAAAAAAAAAAAAAAAAAAAAAAA&#10;AAAB////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&#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BAQEAAAA8vLyAAAA6urqDw8P0NDQ3t7eKCgoAgIC+fn5/Pz8////39/f/f39AQEB/Pz8CgoK&#10;BgYGERERMzMzLi4uCwsLBwcHAAAAAAAAAAAAAAAAAAAAAAAAAAAAAAAAAAAAAAAAAAAAAAAAAAAA&#10;AAAAAAAAAAAAAAAAAf///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MDA/b29srKyuPj4////x0dHQAAAAQEBNjY2A0NDVhYWAQE&#10;BPz8/P39/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MDAwAAAAQEBP39/QAAAAMDA/////39/fz8/Pz8/Pz8&#10;/PT09NDQ0PX19fHx8f39/e3t7f39/RsbGw0NDU9PTykpKQAAAAAAAAAAAAAAAAAAAAAAAAAAAAAA&#10;AAAAAAAAAAAAAAAAAAAAAAAAAAAAAAH///8AAADk5OSRkZHw8PATExNEREQoKCgUFBQICAg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D+/v6goKADAwMcHBwJCQnr6+v39/cAAADx&#10;8fFHR0ckJCT8/Pw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DAwMEBAT39/fw8PDn5+fV1dXg4OAKCgoQEBD09PRJSUkbGxsUFBQDAwMNDQ3+&#10;/v4KCgoAAAAAAAAAAAAAAAAAAAAAAAAAAAAAAAAAAAAB////3d3dnJyc/f39+Pj4////CgoK/v7+&#10;8vLyjo6OCwsL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gIC6enpq6urCgoK3NzcHh4e&#10;+fn5GxsbHR0dKCgoEhIS+/v7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wMDCAgIl5eX8PDwHBwcFBQU+Pj47+/v/Pz8&#10;AgIC/Pz8BwcH7+/vFxcXDw8PREREJSUlAAAAAAAAAAAAAAAAAAAAAAAAAbKyssfHxw8PDxISEv//&#10;/wMDA/j4+OLi4vn5+XNzcx0dH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ICAvn5&#10;+ezs7PLy8gQEBBERERkZGf39/f////39/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QEBAAAAP7+/gUFBenp6a2trQkJCRsbG/39&#10;/QAAAAICAgEBAQEBAQAAAPz8/Pj4+Ojo6AsLC/Hx8RAQEGlpabGxsRwcHPn5+QMDA/T09AGEhIQN&#10;DQ0ICAj8/PwEBATn5+fy8vI+Pj5LS0sEBAQ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CAgICAgIAAAD+/v7+/v4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EBAQDAwP7+/vx8fHo6OgAAAAQEBDExMTOzs4b&#10;GxstLS35+fkAAAAAAAAAAAAAAAAAAAAAAAAAAAAAAAACAgIAAAD////a2toEBATw8PAbGxvz8/MW&#10;FhbJyckBlJSUAQEBAAAAAAAAAgIC5eXl9vb2cHBwHR0d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10;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MD&#10;A////wICAgMDA/z8/P7+/vn5+fb29vb29vT09PT09Pn5+fj4+PLy8vj4+P7+/vz8/AICAv7+/hIS&#10;EggICAUFBf7+/gEBAfv7+/X19fPz8/7+/gQEBAQEBA0NDQ4ODvz8/AwMDAAAAP7+/goKCgQEBP//&#10;/wsLCwQEBAAAAP///wAAAAAAAAAAAAEBAQAAAAAAAAAAAAAAAP///wEBARUVFQgICAAAAP7+/gAA&#10;AP7+/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DAwP///8CAgIAAAAAAAD////4+Pj5+fn6+vrz&#10;8/MAAAD09PS6uroEBAQeHh7z8/P9/f0KCgoYGBgRERESEhIKCgoHBwcICAgCAgAAgP9/AgICAgEB&#10;AQAAAAAAAAAAAAAAAAAAAP7+/gAAAAAAAAAAAAAAAAAAAAAAAAAAAAAAAAAAAAAAAAAAAAAAAAAA&#10;AP7+/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D9/f0AAAD+/v4AAAAA&#10;AAAAAAAFBQUFBQUDAwMVFRUAAAAEBAT////s7OwICAgjIyMSEhIRERENDQ0AAAD+/v4BAQH9/f0A&#10;AAD////9/f0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f39AAAAAAAA/f39MTExAQEB/v7+AAAA/v7+/v7+/Pz8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Pv7+w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EAAAAAAAAAAAA&#10;AAAAAAAAAAAAAAAAAAAAAAAAAAAAAAAAAAAAAAAAAAAAAAAAAAAAAAAAAAAAAAAAAAAAAAAAAAAA&#10;AAAAAAAAAAAAAAAAAAAAAAAAAAAAAAAAAAAAAAAAAAAAAAAAAAAA/f39AAAA////AAAAAAAAAAAA&#10;////AAAAAAAAAAAAAAAAAAAAAAAAAAAAAAAAAAAAAAAAAAAAAAAAAAAAAAAAAAAAAAAAAAAAAAAA&#10;AAAAAAAAAAAAAAAAAAAAAAAAAAAAAAAAAAAAAAAAAAAAAAAAAAAAAAAAAAAAAAAAAAAA/f39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I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C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QDAwM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CAgIAAAAE7Ozs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BwcH&#10;9vb2AcTEx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X/+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3782060;height:188785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i&#10;w6bCAAAA2gAAAA8AAABkcnMvZG93bnJldi54bWxEj8FqwzAQRO+F/oPYQm+17MQU40YObSHQ9Nak&#10;hxwXa2sbWysjKbH991EhkOMwM2+YzXY2g7iQ851lBVmSgiCure64UfB73L0UIHxA1jhYJgULedhW&#10;jw8bLLWd+Icuh9CICGFfooI2hLGU0tctGfSJHYmj92edwRCla6R2OEW4GeQqTV+lwY7jQosjfbZU&#10;94ezUeBOO5t9781p/dGnWhf5tGR5o9Tz0/z+BiLQHO7hW/tLK1jD/5V4A2R1B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fosOmwgAAANoAAAAPAAAAAAAAAAAAAAAAAJwCAABk&#10;cnMvZG93bnJldi54bWxQSwUGAAAAAAQABAD3AAAAiwMAAAAA&#10;">
                  <v:imagedata r:id="rId12" o:title=""/>
                  <v:path arrowok="t"/>
                </v:shape>
                <v:shapetype id="_x0000_t202" coordsize="21600,21600" o:spt="202" path="m0,0l0,21600,21600,21600,21600,0xe">
                  <v:stroke joinstyle="miter"/>
                  <v:path gradientshapeok="t" o:connecttype="rect"/>
                </v:shapetype>
                <v:shape id="Text Box 10" o:spid="_x0000_s1028" type="#_x0000_t202" style="position:absolute;top:1885950;width:3782060;height:5715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ItRexAAA&#10;ANsAAAAPAAAAZHJzL2Rvd25yZXYueG1sRI9Pb8IwDMXvk/gOkZG4TCOFA5o6Ahr/JA7sAEOcrcZr&#10;qzVOlQRavj0+IHGz9Z7f+3m+7F2jbhRi7dnAZJyBIi68rbk0cP7dfXyCignZYuOZDNwpwnIxeJtj&#10;bn3HR7qdUqkkhGOOBqqU2lzrWFTkMI59Syzanw8Ok6yh1DZgJ+Gu0dMsm2mHNUtDhS2tKyr+T1dn&#10;YLYJ1+7I6/fNeXvAn7acXlb3izGjYf/9BSpRn17m5/XeCr7Qyy8ygF48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SLUXsQAAADbAAAADwAAAAAAAAAAAAAAAACXAgAAZHJzL2Rv&#10;d25yZXYueG1sUEsFBgAAAAAEAAQA9QAAAIgDAAAAAA==&#10;" stroked="f">
                  <v:textbox inset="0,0,0,0">
                    <w:txbxContent>
                      <w:p w14:paraId="69D0B103" w14:textId="1F6C5F05" w:rsidR="008C0180" w:rsidRPr="00F44210" w:rsidRDefault="008C0180" w:rsidP="002847A2">
                        <w:pPr>
                          <w:pStyle w:val="Caption"/>
                        </w:pPr>
                        <w:r>
                          <w:t>Figure 1.</w:t>
                        </w:r>
                        <w:r w:rsidRPr="00DC1C76">
                          <w:t xml:space="preserve"> The</w:t>
                        </w:r>
                        <w:r>
                          <w:t xml:space="preserve"> Large Marine Ecosystem (black</w:t>
                        </w:r>
                        <w:r w:rsidRPr="00DC1C76">
                          <w:t xml:space="preserve">) </w:t>
                        </w:r>
                        <w:r>
                          <w:t>modelled ….</w:t>
                        </w:r>
                      </w:p>
                    </w:txbxContent>
                  </v:textbox>
                </v:shape>
                <w10:wrap type="topAndBottom"/>
              </v:group>
            </w:pict>
          </mc:Fallback>
        </mc:AlternateContent>
      </w:r>
      <w:r w:rsidR="00791FBC">
        <w:br w:type="page"/>
      </w:r>
    </w:p>
    <w:p w14:paraId="3636EFF2" w14:textId="627A2FAA" w:rsidR="00B720CE" w:rsidRDefault="00821D41" w:rsidP="00924432">
      <w:r>
        <w:lastRenderedPageBreak/>
        <w:t>Figure 3</w:t>
      </w:r>
      <w:r w:rsidR="00807743">
        <w:t xml:space="preserve"> – preliminary results</w:t>
      </w:r>
      <w:r w:rsidR="00D0632A">
        <w:t xml:space="preserve"> (I will make it prettier!)</w:t>
      </w:r>
      <w:r w:rsidR="00513208">
        <w:t xml:space="preserve"> </w:t>
      </w:r>
      <w:r w:rsidR="00513208" w:rsidRPr="00B1483E">
        <w:rPr>
          <w:b/>
        </w:rPr>
        <w:t>BUT see actual results in attached</w:t>
      </w:r>
      <w:r w:rsidR="00513208">
        <w:t>.</w:t>
      </w:r>
    </w:p>
    <w:p w14:paraId="0558F6F6" w14:textId="42EE7BAA" w:rsidR="001547E7" w:rsidRDefault="001547E7" w:rsidP="00924432">
      <w:r>
        <w:t>Bue catch</w:t>
      </w:r>
    </w:p>
    <w:p w14:paraId="4106F4EA" w14:textId="4F58A7DA" w:rsidR="001547E7" w:rsidRDefault="001547E7" w:rsidP="00924432">
      <w:r>
        <w:t>Red landings</w:t>
      </w:r>
    </w:p>
    <w:p w14:paraId="3F58DE65" w14:textId="3CB172EE" w:rsidR="001547E7" w:rsidRDefault="001547E7" w:rsidP="00924432">
      <w:r>
        <w:t>Black truth</w:t>
      </w:r>
    </w:p>
    <w:p w14:paraId="5B3272ED" w14:textId="77777777" w:rsidR="00B720CE" w:rsidRDefault="00B720CE" w:rsidP="00924432"/>
    <w:tbl>
      <w:tblPr>
        <w:tblStyle w:val="TableGrid"/>
        <w:tblW w:w="0" w:type="auto"/>
        <w:tblLook w:val="04A0" w:firstRow="1" w:lastRow="0" w:firstColumn="1" w:lastColumn="0" w:noHBand="0" w:noVBand="1"/>
      </w:tblPr>
      <w:tblGrid>
        <w:gridCol w:w="2841"/>
        <w:gridCol w:w="2841"/>
        <w:gridCol w:w="2841"/>
      </w:tblGrid>
      <w:tr w:rsidR="007E647F" w14:paraId="3B7AD9FD" w14:textId="77777777" w:rsidTr="007E647F">
        <w:tc>
          <w:tcPr>
            <w:tcW w:w="4644" w:type="dxa"/>
          </w:tcPr>
          <w:p w14:paraId="68C5AC89" w14:textId="1BD2BF5B" w:rsidR="007E647F" w:rsidRDefault="007E647F" w:rsidP="00417AAA">
            <w:r>
              <w:t xml:space="preserve">LPI </w:t>
            </w:r>
          </w:p>
        </w:tc>
        <w:tc>
          <w:tcPr>
            <w:tcW w:w="4644" w:type="dxa"/>
          </w:tcPr>
          <w:p w14:paraId="02790181" w14:textId="62901CBA" w:rsidR="007E647F" w:rsidRDefault="007E647F" w:rsidP="00417AAA">
            <w:r>
              <w:t xml:space="preserve">RLI </w:t>
            </w:r>
          </w:p>
        </w:tc>
        <w:tc>
          <w:tcPr>
            <w:tcW w:w="4644" w:type="dxa"/>
          </w:tcPr>
          <w:p w14:paraId="773B5D65" w14:textId="24AB832E" w:rsidR="007E647F" w:rsidRDefault="007E647F" w:rsidP="00F162C2">
            <w:r>
              <w:t xml:space="preserve">MTI (relative change) </w:t>
            </w:r>
          </w:p>
        </w:tc>
      </w:tr>
      <w:tr w:rsidR="007E647F" w14:paraId="709E7F2A" w14:textId="77777777" w:rsidTr="007E647F">
        <w:tc>
          <w:tcPr>
            <w:tcW w:w="4644" w:type="dxa"/>
          </w:tcPr>
          <w:p w14:paraId="0274AA27" w14:textId="53BB9AD5" w:rsidR="007E647F" w:rsidRDefault="007E647F" w:rsidP="009C04F2">
            <w:pPr>
              <w:rPr>
                <w:rFonts w:ascii="Helvetica" w:hAnsi="Helvetica" w:cs="Helvetica"/>
                <w:noProof/>
                <w:lang w:val="en-US"/>
              </w:rPr>
            </w:pPr>
            <w:r>
              <w:t>North Sea</w:t>
            </w:r>
          </w:p>
        </w:tc>
        <w:tc>
          <w:tcPr>
            <w:tcW w:w="4644" w:type="dxa"/>
          </w:tcPr>
          <w:p w14:paraId="50B05A28" w14:textId="77777777" w:rsidR="007E647F" w:rsidRDefault="007E647F" w:rsidP="009C04F2">
            <w:pPr>
              <w:rPr>
                <w:rFonts w:ascii="Helvetica" w:hAnsi="Helvetica" w:cs="Helvetica"/>
                <w:noProof/>
                <w:lang w:val="en-US"/>
              </w:rPr>
            </w:pPr>
          </w:p>
        </w:tc>
        <w:tc>
          <w:tcPr>
            <w:tcW w:w="4644" w:type="dxa"/>
          </w:tcPr>
          <w:p w14:paraId="187F8F05" w14:textId="77777777" w:rsidR="007E647F" w:rsidRDefault="007E647F" w:rsidP="009C04F2">
            <w:pPr>
              <w:rPr>
                <w:rFonts w:ascii="Helvetica" w:hAnsi="Helvetica" w:cs="Helvetica"/>
                <w:noProof/>
                <w:lang w:val="en-US"/>
              </w:rPr>
            </w:pPr>
          </w:p>
        </w:tc>
      </w:tr>
      <w:tr w:rsidR="007E647F" w14:paraId="0297FBB5" w14:textId="77777777" w:rsidTr="007E647F">
        <w:tc>
          <w:tcPr>
            <w:tcW w:w="4644" w:type="dxa"/>
          </w:tcPr>
          <w:p w14:paraId="3A9295A8" w14:textId="0C58A378" w:rsidR="007E647F" w:rsidRDefault="00E74CDE" w:rsidP="009C04F2">
            <w:r>
              <w:rPr>
                <w:rFonts w:ascii="Helvetica" w:hAnsi="Helvetica" w:cs="Helvetica"/>
                <w:noProof/>
                <w:lang w:val="en-US"/>
              </w:rPr>
              <w:drawing>
                <wp:inline distT="0" distB="0" distL="0" distR="0" wp14:anchorId="4906CF9B" wp14:editId="283AF475">
                  <wp:extent cx="2912349" cy="1800000"/>
                  <wp:effectExtent l="0" t="0" r="889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12349" cy="1800000"/>
                          </a:xfrm>
                          <a:prstGeom prst="rect">
                            <a:avLst/>
                          </a:prstGeom>
                          <a:noFill/>
                          <a:ln>
                            <a:noFill/>
                          </a:ln>
                        </pic:spPr>
                      </pic:pic>
                    </a:graphicData>
                  </a:graphic>
                </wp:inline>
              </w:drawing>
            </w:r>
          </w:p>
        </w:tc>
        <w:tc>
          <w:tcPr>
            <w:tcW w:w="4644" w:type="dxa"/>
          </w:tcPr>
          <w:p w14:paraId="2484137E" w14:textId="33447423" w:rsidR="007E647F" w:rsidRDefault="007E647F" w:rsidP="009C04F2">
            <w:r>
              <w:rPr>
                <w:rFonts w:ascii="Helvetica" w:hAnsi="Helvetica" w:cs="Helvetica"/>
                <w:noProof/>
                <w:lang w:val="en-US"/>
              </w:rPr>
              <w:drawing>
                <wp:inline distT="0" distB="0" distL="0" distR="0" wp14:anchorId="2A14644F" wp14:editId="6B58EE95">
                  <wp:extent cx="2912117" cy="1800000"/>
                  <wp:effectExtent l="0" t="0" r="889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12117" cy="1800000"/>
                          </a:xfrm>
                          <a:prstGeom prst="rect">
                            <a:avLst/>
                          </a:prstGeom>
                          <a:noFill/>
                          <a:ln>
                            <a:noFill/>
                          </a:ln>
                        </pic:spPr>
                      </pic:pic>
                    </a:graphicData>
                  </a:graphic>
                </wp:inline>
              </w:drawing>
            </w:r>
          </w:p>
        </w:tc>
        <w:tc>
          <w:tcPr>
            <w:tcW w:w="4644" w:type="dxa"/>
          </w:tcPr>
          <w:p w14:paraId="79EC8ADB" w14:textId="218ACC5D" w:rsidR="007E647F" w:rsidRDefault="007E647F" w:rsidP="009C04F2">
            <w:r>
              <w:rPr>
                <w:rFonts w:ascii="Helvetica" w:hAnsi="Helvetica" w:cs="Helvetica"/>
                <w:noProof/>
                <w:lang w:val="en-US"/>
              </w:rPr>
              <w:drawing>
                <wp:inline distT="0" distB="0" distL="0" distR="0" wp14:anchorId="64CED823" wp14:editId="6E469413">
                  <wp:extent cx="2919271" cy="1800000"/>
                  <wp:effectExtent l="0" t="0" r="190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19271" cy="1800000"/>
                          </a:xfrm>
                          <a:prstGeom prst="rect">
                            <a:avLst/>
                          </a:prstGeom>
                          <a:noFill/>
                          <a:ln>
                            <a:noFill/>
                          </a:ln>
                        </pic:spPr>
                      </pic:pic>
                    </a:graphicData>
                  </a:graphic>
                </wp:inline>
              </w:drawing>
            </w:r>
          </w:p>
        </w:tc>
      </w:tr>
      <w:tr w:rsidR="007E647F" w14:paraId="492392B6" w14:textId="77777777" w:rsidTr="007E647F">
        <w:tc>
          <w:tcPr>
            <w:tcW w:w="4644" w:type="dxa"/>
          </w:tcPr>
          <w:p w14:paraId="7D7269A2" w14:textId="6880FF25" w:rsidR="007E647F" w:rsidRDefault="007E647F" w:rsidP="009C04F2">
            <w:pPr>
              <w:rPr>
                <w:rFonts w:ascii="Helvetica" w:hAnsi="Helvetica" w:cs="Helvetica"/>
                <w:noProof/>
                <w:lang w:val="en-US"/>
              </w:rPr>
            </w:pPr>
            <w:r>
              <w:t>Aleutians</w:t>
            </w:r>
          </w:p>
        </w:tc>
        <w:tc>
          <w:tcPr>
            <w:tcW w:w="4644" w:type="dxa"/>
          </w:tcPr>
          <w:p w14:paraId="294B7918" w14:textId="77777777" w:rsidR="007E647F" w:rsidRDefault="007E647F" w:rsidP="009C04F2">
            <w:pPr>
              <w:rPr>
                <w:rStyle w:val="CommentReference"/>
              </w:rPr>
            </w:pPr>
          </w:p>
        </w:tc>
        <w:tc>
          <w:tcPr>
            <w:tcW w:w="4644" w:type="dxa"/>
          </w:tcPr>
          <w:p w14:paraId="4F715054" w14:textId="77777777" w:rsidR="007E647F" w:rsidRDefault="007E647F" w:rsidP="009C04F2">
            <w:pPr>
              <w:rPr>
                <w:rFonts w:ascii="Helvetica" w:hAnsi="Helvetica" w:cs="Helvetica"/>
                <w:noProof/>
                <w:lang w:val="en-US"/>
              </w:rPr>
            </w:pPr>
          </w:p>
        </w:tc>
      </w:tr>
      <w:tr w:rsidR="007E647F" w14:paraId="4BFF5C7E" w14:textId="77777777" w:rsidTr="007E647F">
        <w:tc>
          <w:tcPr>
            <w:tcW w:w="4644" w:type="dxa"/>
          </w:tcPr>
          <w:p w14:paraId="64C1A043" w14:textId="64283D60" w:rsidR="007E647F" w:rsidRDefault="007E647F" w:rsidP="009C04F2">
            <w:r>
              <w:rPr>
                <w:rFonts w:ascii="Helvetica" w:hAnsi="Helvetica" w:cs="Helvetica"/>
                <w:noProof/>
                <w:lang w:val="en-US"/>
              </w:rPr>
              <w:drawing>
                <wp:inline distT="0" distB="0" distL="0" distR="0" wp14:anchorId="76C783D5" wp14:editId="5F197B29">
                  <wp:extent cx="2912349" cy="1800000"/>
                  <wp:effectExtent l="0" t="0" r="889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12349" cy="1800000"/>
                          </a:xfrm>
                          <a:prstGeom prst="rect">
                            <a:avLst/>
                          </a:prstGeom>
                          <a:noFill/>
                          <a:ln>
                            <a:noFill/>
                          </a:ln>
                        </pic:spPr>
                      </pic:pic>
                    </a:graphicData>
                  </a:graphic>
                </wp:inline>
              </w:drawing>
            </w:r>
          </w:p>
        </w:tc>
        <w:tc>
          <w:tcPr>
            <w:tcW w:w="4644" w:type="dxa"/>
          </w:tcPr>
          <w:p w14:paraId="732E0CCB" w14:textId="7CBA32D8" w:rsidR="007E647F" w:rsidRDefault="007E647F" w:rsidP="009C04F2">
            <w:r>
              <w:rPr>
                <w:rStyle w:val="CommentReference"/>
              </w:rPr>
              <w:commentReference w:id="89"/>
            </w:r>
            <w:r>
              <w:rPr>
                <w:rFonts w:ascii="Helvetica" w:hAnsi="Helvetica" w:cs="Helvetica"/>
                <w:noProof/>
                <w:lang w:val="en-US"/>
              </w:rPr>
              <w:drawing>
                <wp:inline distT="0" distB="0" distL="0" distR="0" wp14:anchorId="0E3D95A3" wp14:editId="66203E75">
                  <wp:extent cx="2912287" cy="1800000"/>
                  <wp:effectExtent l="0" t="0" r="889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12287" cy="1800000"/>
                          </a:xfrm>
                          <a:prstGeom prst="rect">
                            <a:avLst/>
                          </a:prstGeom>
                          <a:noFill/>
                          <a:ln>
                            <a:noFill/>
                          </a:ln>
                        </pic:spPr>
                      </pic:pic>
                    </a:graphicData>
                  </a:graphic>
                </wp:inline>
              </w:drawing>
            </w:r>
          </w:p>
        </w:tc>
        <w:tc>
          <w:tcPr>
            <w:tcW w:w="4644" w:type="dxa"/>
          </w:tcPr>
          <w:p w14:paraId="48ADBB83" w14:textId="419CDD59" w:rsidR="007E647F" w:rsidRDefault="007E647F" w:rsidP="009C04F2">
            <w:r>
              <w:rPr>
                <w:rFonts w:ascii="Helvetica" w:hAnsi="Helvetica" w:cs="Helvetica"/>
                <w:noProof/>
                <w:lang w:val="en-US"/>
              </w:rPr>
              <w:drawing>
                <wp:inline distT="0" distB="0" distL="0" distR="0" wp14:anchorId="39E46E62" wp14:editId="0B6B7148">
                  <wp:extent cx="2912349" cy="1800000"/>
                  <wp:effectExtent l="0" t="0" r="889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12349" cy="1800000"/>
                          </a:xfrm>
                          <a:prstGeom prst="rect">
                            <a:avLst/>
                          </a:prstGeom>
                          <a:noFill/>
                          <a:ln>
                            <a:noFill/>
                          </a:ln>
                        </pic:spPr>
                      </pic:pic>
                    </a:graphicData>
                  </a:graphic>
                </wp:inline>
              </w:drawing>
            </w:r>
          </w:p>
        </w:tc>
      </w:tr>
      <w:tr w:rsidR="007E647F" w14:paraId="4C3A0794" w14:textId="77777777" w:rsidTr="007E647F">
        <w:tc>
          <w:tcPr>
            <w:tcW w:w="4644" w:type="dxa"/>
          </w:tcPr>
          <w:p w14:paraId="7F3F2B3E" w14:textId="0D3EE616" w:rsidR="007E647F" w:rsidRDefault="007E647F" w:rsidP="00924432">
            <w:pPr>
              <w:rPr>
                <w:rFonts w:ascii="Helvetica" w:hAnsi="Helvetica" w:cs="Helvetica"/>
                <w:noProof/>
                <w:lang w:val="en-US"/>
              </w:rPr>
            </w:pPr>
            <w:r>
              <w:t>Nth Adriatic</w:t>
            </w:r>
          </w:p>
        </w:tc>
        <w:tc>
          <w:tcPr>
            <w:tcW w:w="4644" w:type="dxa"/>
          </w:tcPr>
          <w:p w14:paraId="356AD9A6" w14:textId="77777777" w:rsidR="007E647F" w:rsidRDefault="007E647F" w:rsidP="00924432">
            <w:pPr>
              <w:rPr>
                <w:rFonts w:ascii="Helvetica" w:hAnsi="Helvetica" w:cs="Helvetica"/>
                <w:noProof/>
                <w:lang w:val="en-US"/>
              </w:rPr>
            </w:pPr>
          </w:p>
        </w:tc>
        <w:tc>
          <w:tcPr>
            <w:tcW w:w="4644" w:type="dxa"/>
          </w:tcPr>
          <w:p w14:paraId="5F2C9416" w14:textId="77777777" w:rsidR="007E647F" w:rsidRDefault="007E647F" w:rsidP="00924432">
            <w:pPr>
              <w:rPr>
                <w:rFonts w:ascii="Helvetica" w:hAnsi="Helvetica" w:cs="Helvetica"/>
                <w:noProof/>
                <w:lang w:val="en-US"/>
              </w:rPr>
            </w:pPr>
          </w:p>
        </w:tc>
      </w:tr>
      <w:tr w:rsidR="007E647F" w14:paraId="427DDD6B" w14:textId="77777777" w:rsidTr="007E647F">
        <w:tc>
          <w:tcPr>
            <w:tcW w:w="4644" w:type="dxa"/>
          </w:tcPr>
          <w:p w14:paraId="17B095EA" w14:textId="19EBC0D8" w:rsidR="007E647F" w:rsidRDefault="007E647F" w:rsidP="00924432">
            <w:pPr>
              <w:rPr>
                <w:rFonts w:ascii="Helvetica" w:hAnsi="Helvetica" w:cs="Helvetica"/>
                <w:noProof/>
                <w:lang w:val="en-US"/>
              </w:rPr>
            </w:pPr>
            <w:r>
              <w:rPr>
                <w:rFonts w:ascii="Helvetica" w:hAnsi="Helvetica" w:cs="Helvetica"/>
                <w:noProof/>
                <w:lang w:val="en-US"/>
              </w:rPr>
              <w:drawing>
                <wp:inline distT="0" distB="0" distL="0" distR="0" wp14:anchorId="0451E80D" wp14:editId="553FFC6F">
                  <wp:extent cx="2912349" cy="1800000"/>
                  <wp:effectExtent l="0" t="0" r="889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12349" cy="1800000"/>
                          </a:xfrm>
                          <a:prstGeom prst="rect">
                            <a:avLst/>
                          </a:prstGeom>
                          <a:noFill/>
                          <a:ln>
                            <a:noFill/>
                          </a:ln>
                        </pic:spPr>
                      </pic:pic>
                    </a:graphicData>
                  </a:graphic>
                </wp:inline>
              </w:drawing>
            </w:r>
          </w:p>
        </w:tc>
        <w:tc>
          <w:tcPr>
            <w:tcW w:w="4644" w:type="dxa"/>
          </w:tcPr>
          <w:p w14:paraId="6C73E568" w14:textId="025D2F47" w:rsidR="007E647F" w:rsidRDefault="007E647F" w:rsidP="00924432">
            <w:pPr>
              <w:rPr>
                <w:rFonts w:ascii="Helvetica" w:hAnsi="Helvetica" w:cs="Helvetica"/>
                <w:noProof/>
                <w:lang w:val="en-US"/>
              </w:rPr>
            </w:pPr>
            <w:r>
              <w:rPr>
                <w:rFonts w:ascii="Helvetica" w:hAnsi="Helvetica" w:cs="Helvetica"/>
                <w:noProof/>
                <w:lang w:val="en-US"/>
              </w:rPr>
              <w:drawing>
                <wp:inline distT="0" distB="0" distL="0" distR="0" wp14:anchorId="4BEB610D" wp14:editId="1FF71AA6">
                  <wp:extent cx="2912117" cy="1800000"/>
                  <wp:effectExtent l="0" t="0" r="889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12117" cy="1800000"/>
                          </a:xfrm>
                          <a:prstGeom prst="rect">
                            <a:avLst/>
                          </a:prstGeom>
                          <a:noFill/>
                          <a:ln>
                            <a:noFill/>
                          </a:ln>
                        </pic:spPr>
                      </pic:pic>
                    </a:graphicData>
                  </a:graphic>
                </wp:inline>
              </w:drawing>
            </w:r>
          </w:p>
        </w:tc>
        <w:tc>
          <w:tcPr>
            <w:tcW w:w="4644" w:type="dxa"/>
          </w:tcPr>
          <w:p w14:paraId="3534B7D9" w14:textId="398FA9FE" w:rsidR="007E647F" w:rsidRDefault="007E647F" w:rsidP="00924432">
            <w:r>
              <w:rPr>
                <w:rFonts w:ascii="Helvetica" w:hAnsi="Helvetica" w:cs="Helvetica"/>
                <w:noProof/>
                <w:lang w:val="en-US"/>
              </w:rPr>
              <w:drawing>
                <wp:inline distT="0" distB="0" distL="0" distR="0" wp14:anchorId="57793B1B" wp14:editId="60DD5FBC">
                  <wp:extent cx="2912349" cy="1800000"/>
                  <wp:effectExtent l="0" t="0" r="889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12349" cy="1800000"/>
                          </a:xfrm>
                          <a:prstGeom prst="rect">
                            <a:avLst/>
                          </a:prstGeom>
                          <a:noFill/>
                          <a:ln>
                            <a:noFill/>
                          </a:ln>
                        </pic:spPr>
                      </pic:pic>
                    </a:graphicData>
                  </a:graphic>
                </wp:inline>
              </w:drawing>
            </w:r>
          </w:p>
        </w:tc>
      </w:tr>
      <w:tr w:rsidR="007E647F" w14:paraId="057A8C5C" w14:textId="77777777" w:rsidTr="007E647F">
        <w:tc>
          <w:tcPr>
            <w:tcW w:w="4644" w:type="dxa"/>
          </w:tcPr>
          <w:p w14:paraId="0A52B9E3" w14:textId="5C5FC7B2" w:rsidR="007E647F" w:rsidRDefault="007E647F" w:rsidP="00924432">
            <w:pPr>
              <w:rPr>
                <w:rFonts w:ascii="Helvetica" w:hAnsi="Helvetica" w:cs="Helvetica"/>
                <w:noProof/>
                <w:lang w:val="en-US"/>
              </w:rPr>
            </w:pPr>
            <w:r>
              <w:t>Gulf California</w:t>
            </w:r>
          </w:p>
        </w:tc>
        <w:tc>
          <w:tcPr>
            <w:tcW w:w="4644" w:type="dxa"/>
          </w:tcPr>
          <w:p w14:paraId="22B1FC87" w14:textId="77777777" w:rsidR="007E647F" w:rsidRDefault="007E647F" w:rsidP="00924432">
            <w:pPr>
              <w:rPr>
                <w:rFonts w:ascii="Helvetica" w:hAnsi="Helvetica" w:cs="Helvetica"/>
                <w:noProof/>
                <w:lang w:val="en-US"/>
              </w:rPr>
            </w:pPr>
          </w:p>
        </w:tc>
        <w:tc>
          <w:tcPr>
            <w:tcW w:w="4644" w:type="dxa"/>
          </w:tcPr>
          <w:p w14:paraId="21319053" w14:textId="77777777" w:rsidR="007E647F" w:rsidRDefault="007E647F" w:rsidP="00924432">
            <w:pPr>
              <w:rPr>
                <w:rFonts w:ascii="Helvetica" w:hAnsi="Helvetica" w:cs="Helvetica"/>
                <w:noProof/>
                <w:lang w:val="en-US"/>
              </w:rPr>
            </w:pPr>
          </w:p>
        </w:tc>
      </w:tr>
      <w:tr w:rsidR="007E647F" w14:paraId="0C27672C" w14:textId="77777777" w:rsidTr="007E647F">
        <w:tc>
          <w:tcPr>
            <w:tcW w:w="4644" w:type="dxa"/>
          </w:tcPr>
          <w:p w14:paraId="411162AC" w14:textId="56F877E8" w:rsidR="007E647F" w:rsidRDefault="00C76DDC" w:rsidP="00924432">
            <w:r>
              <w:rPr>
                <w:rFonts w:ascii="Helvetica" w:hAnsi="Helvetica" w:cs="Helvetica"/>
                <w:noProof/>
                <w:lang w:val="en-US"/>
              </w:rPr>
              <w:lastRenderedPageBreak/>
              <w:drawing>
                <wp:inline distT="0" distB="0" distL="0" distR="0" wp14:anchorId="378433C4" wp14:editId="7BB51A52">
                  <wp:extent cx="2912349" cy="1800000"/>
                  <wp:effectExtent l="0" t="0" r="889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12349" cy="1800000"/>
                          </a:xfrm>
                          <a:prstGeom prst="rect">
                            <a:avLst/>
                          </a:prstGeom>
                          <a:noFill/>
                          <a:ln>
                            <a:noFill/>
                          </a:ln>
                        </pic:spPr>
                      </pic:pic>
                    </a:graphicData>
                  </a:graphic>
                </wp:inline>
              </w:drawing>
            </w:r>
          </w:p>
        </w:tc>
        <w:tc>
          <w:tcPr>
            <w:tcW w:w="4644" w:type="dxa"/>
          </w:tcPr>
          <w:p w14:paraId="53033FB8" w14:textId="2D8DDD40" w:rsidR="007E647F" w:rsidRDefault="007E647F" w:rsidP="00924432">
            <w:r>
              <w:rPr>
                <w:rFonts w:ascii="Helvetica" w:hAnsi="Helvetica" w:cs="Helvetica"/>
                <w:noProof/>
                <w:lang w:val="en-US"/>
              </w:rPr>
              <w:drawing>
                <wp:inline distT="0" distB="0" distL="0" distR="0" wp14:anchorId="6BF6FB9D" wp14:editId="03F2A4DD">
                  <wp:extent cx="2912349" cy="1800000"/>
                  <wp:effectExtent l="0" t="0" r="889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12349" cy="1800000"/>
                          </a:xfrm>
                          <a:prstGeom prst="rect">
                            <a:avLst/>
                          </a:prstGeom>
                          <a:noFill/>
                          <a:ln>
                            <a:noFill/>
                          </a:ln>
                        </pic:spPr>
                      </pic:pic>
                    </a:graphicData>
                  </a:graphic>
                </wp:inline>
              </w:drawing>
            </w:r>
          </w:p>
        </w:tc>
        <w:tc>
          <w:tcPr>
            <w:tcW w:w="4644" w:type="dxa"/>
          </w:tcPr>
          <w:p w14:paraId="3EB04A83" w14:textId="6AE6D12E" w:rsidR="007E647F" w:rsidRDefault="007E647F" w:rsidP="00924432">
            <w:r>
              <w:rPr>
                <w:rFonts w:ascii="Helvetica" w:hAnsi="Helvetica" w:cs="Helvetica"/>
                <w:noProof/>
                <w:lang w:val="en-US"/>
              </w:rPr>
              <w:drawing>
                <wp:inline distT="0" distB="0" distL="0" distR="0" wp14:anchorId="725C5B21" wp14:editId="52FC9DF5">
                  <wp:extent cx="2912349" cy="1800000"/>
                  <wp:effectExtent l="0" t="0" r="889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12349" cy="1800000"/>
                          </a:xfrm>
                          <a:prstGeom prst="rect">
                            <a:avLst/>
                          </a:prstGeom>
                          <a:noFill/>
                          <a:ln>
                            <a:noFill/>
                          </a:ln>
                        </pic:spPr>
                      </pic:pic>
                    </a:graphicData>
                  </a:graphic>
                </wp:inline>
              </w:drawing>
            </w:r>
          </w:p>
        </w:tc>
      </w:tr>
    </w:tbl>
    <w:p w14:paraId="396FC5EA" w14:textId="77777777" w:rsidR="00B720CE" w:rsidRDefault="00B720CE" w:rsidP="00924432"/>
    <w:p w14:paraId="59BF3D7B" w14:textId="77777777" w:rsidR="00F162C2" w:rsidRDefault="00F162C2" w:rsidP="00924432"/>
    <w:p w14:paraId="18A66EAE" w14:textId="77777777" w:rsidR="00F162C2" w:rsidRDefault="00F162C2" w:rsidP="00924432"/>
    <w:tbl>
      <w:tblPr>
        <w:tblStyle w:val="TableGrid"/>
        <w:tblW w:w="0" w:type="auto"/>
        <w:tblLook w:val="04A0" w:firstRow="1" w:lastRow="0" w:firstColumn="1" w:lastColumn="0" w:noHBand="0" w:noVBand="1"/>
      </w:tblPr>
      <w:tblGrid>
        <w:gridCol w:w="220"/>
        <w:gridCol w:w="3087"/>
        <w:gridCol w:w="2402"/>
        <w:gridCol w:w="2814"/>
      </w:tblGrid>
      <w:tr w:rsidR="00F162C2" w14:paraId="12F87527" w14:textId="77777777" w:rsidTr="008C0180">
        <w:tc>
          <w:tcPr>
            <w:tcW w:w="1051" w:type="dxa"/>
          </w:tcPr>
          <w:p w14:paraId="0691B175" w14:textId="77777777" w:rsidR="00F162C2" w:rsidRDefault="00F162C2" w:rsidP="008C0180"/>
        </w:tc>
        <w:tc>
          <w:tcPr>
            <w:tcW w:w="4816" w:type="dxa"/>
          </w:tcPr>
          <w:p w14:paraId="5FE74297" w14:textId="77777777" w:rsidR="00F162C2" w:rsidRDefault="00F162C2" w:rsidP="008C0180">
            <w:pPr>
              <w:rPr>
                <w:rFonts w:ascii="Helvetica" w:hAnsi="Helvetica" w:cs="Helvetica"/>
                <w:noProof/>
                <w:lang w:val="en-US"/>
              </w:rPr>
            </w:pPr>
            <w:r>
              <w:rPr>
                <w:rFonts w:ascii="Helvetica" w:hAnsi="Helvetica" w:cs="Helvetica"/>
                <w:noProof/>
                <w:lang w:val="en-US"/>
              </w:rPr>
              <w:drawing>
                <wp:inline distT="0" distB="0" distL="0" distR="0" wp14:anchorId="60B303F3" wp14:editId="4EAB769D">
                  <wp:extent cx="2370704" cy="2880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7-07-06 at 11.53.07 pm.png"/>
                          <pic:cNvPicPr/>
                        </pic:nvPicPr>
                        <pic:blipFill>
                          <a:blip r:embed="rId25">
                            <a:extLst>
                              <a:ext uri="{28A0092B-C50C-407E-A947-70E740481C1C}">
                                <a14:useLocalDpi xmlns:a14="http://schemas.microsoft.com/office/drawing/2010/main" val="0"/>
                              </a:ext>
                            </a:extLst>
                          </a:blip>
                          <a:stretch>
                            <a:fillRect/>
                          </a:stretch>
                        </pic:blipFill>
                        <pic:spPr>
                          <a:xfrm>
                            <a:off x="0" y="0"/>
                            <a:ext cx="2370704" cy="2880000"/>
                          </a:xfrm>
                          <a:prstGeom prst="rect">
                            <a:avLst/>
                          </a:prstGeom>
                        </pic:spPr>
                      </pic:pic>
                    </a:graphicData>
                  </a:graphic>
                </wp:inline>
              </w:drawing>
            </w:r>
          </w:p>
          <w:p w14:paraId="1E5184C9" w14:textId="45F2869A" w:rsidR="00F162C2" w:rsidRDefault="00F162C2" w:rsidP="008C0180">
            <w:pPr>
              <w:rPr>
                <w:rFonts w:ascii="Helvetica" w:hAnsi="Helvetica" w:cs="Helvetica"/>
                <w:noProof/>
                <w:lang w:val="en-US"/>
              </w:rPr>
            </w:pPr>
            <w:r>
              <w:rPr>
                <w:rFonts w:ascii="Helvetica" w:hAnsi="Helvetica" w:cs="Helvetica"/>
                <w:noProof/>
                <w:lang w:val="en-US"/>
              </w:rPr>
              <w:t>Nth Sea</w:t>
            </w:r>
          </w:p>
        </w:tc>
        <w:tc>
          <w:tcPr>
            <w:tcW w:w="4816" w:type="dxa"/>
          </w:tcPr>
          <w:p w14:paraId="0422A36E" w14:textId="77777777" w:rsidR="00F162C2" w:rsidRDefault="00F162C2" w:rsidP="008C0180">
            <w:pPr>
              <w:rPr>
                <w:rFonts w:ascii="Helvetica" w:hAnsi="Helvetica" w:cs="Helvetica"/>
                <w:noProof/>
                <w:lang w:val="en-US"/>
              </w:rPr>
            </w:pPr>
            <w:r>
              <w:rPr>
                <w:rFonts w:ascii="Helvetica" w:hAnsi="Helvetica" w:cs="Helvetica"/>
                <w:noProof/>
                <w:lang w:val="en-US"/>
              </w:rPr>
              <w:drawing>
                <wp:inline distT="0" distB="0" distL="0" distR="0" wp14:anchorId="22F2501C" wp14:editId="44F80B4D">
                  <wp:extent cx="1895472" cy="2844000"/>
                  <wp:effectExtent l="0" t="0" r="1016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7-07-08 at 12.32.31 pm.png"/>
                          <pic:cNvPicPr/>
                        </pic:nvPicPr>
                        <pic:blipFill>
                          <a:blip r:embed="rId26">
                            <a:extLst>
                              <a:ext uri="{28A0092B-C50C-407E-A947-70E740481C1C}">
                                <a14:useLocalDpi xmlns:a14="http://schemas.microsoft.com/office/drawing/2010/main" val="0"/>
                              </a:ext>
                            </a:extLst>
                          </a:blip>
                          <a:stretch>
                            <a:fillRect/>
                          </a:stretch>
                        </pic:blipFill>
                        <pic:spPr>
                          <a:xfrm>
                            <a:off x="0" y="0"/>
                            <a:ext cx="1895472" cy="2844000"/>
                          </a:xfrm>
                          <a:prstGeom prst="rect">
                            <a:avLst/>
                          </a:prstGeom>
                        </pic:spPr>
                      </pic:pic>
                    </a:graphicData>
                  </a:graphic>
                </wp:inline>
              </w:drawing>
            </w:r>
          </w:p>
          <w:p w14:paraId="385FDE19" w14:textId="31F78F46" w:rsidR="00F162C2" w:rsidRDefault="00145EF3" w:rsidP="008C0180">
            <w:pPr>
              <w:rPr>
                <w:rFonts w:ascii="Helvetica" w:hAnsi="Helvetica" w:cs="Helvetica"/>
                <w:noProof/>
                <w:lang w:val="en-US"/>
              </w:rPr>
            </w:pPr>
            <w:r>
              <w:rPr>
                <w:rFonts w:ascii="Helvetica" w:hAnsi="Helvetica" w:cs="Helvetica"/>
                <w:noProof/>
                <w:lang w:val="en-US"/>
              </w:rPr>
              <w:t>Aleu</w:t>
            </w:r>
            <w:r w:rsidR="00F162C2">
              <w:rPr>
                <w:rFonts w:ascii="Helvetica" w:hAnsi="Helvetica" w:cs="Helvetica"/>
                <w:noProof/>
                <w:lang w:val="en-US"/>
              </w:rPr>
              <w:t>tians</w:t>
            </w:r>
          </w:p>
        </w:tc>
        <w:tc>
          <w:tcPr>
            <w:tcW w:w="2359" w:type="dxa"/>
          </w:tcPr>
          <w:p w14:paraId="3A09738A" w14:textId="77777777" w:rsidR="00F162C2" w:rsidRDefault="00F162C2" w:rsidP="008C0180">
            <w:pPr>
              <w:rPr>
                <w:rFonts w:ascii="Helvetica" w:hAnsi="Helvetica" w:cs="Helvetica"/>
                <w:noProof/>
                <w:lang w:val="en-US"/>
              </w:rPr>
            </w:pPr>
            <w:r>
              <w:rPr>
                <w:rFonts w:ascii="Helvetica" w:hAnsi="Helvetica" w:cs="Helvetica"/>
                <w:noProof/>
                <w:lang w:val="en-US"/>
              </w:rPr>
              <w:drawing>
                <wp:inline distT="0" distB="0" distL="0" distR="0" wp14:anchorId="7AD66D99" wp14:editId="0F37849D">
                  <wp:extent cx="2264962" cy="2880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7-07-06 at 11.51.13 pm.png"/>
                          <pic:cNvPicPr/>
                        </pic:nvPicPr>
                        <pic:blipFill>
                          <a:blip r:embed="rId27">
                            <a:extLst>
                              <a:ext uri="{28A0092B-C50C-407E-A947-70E740481C1C}">
                                <a14:useLocalDpi xmlns:a14="http://schemas.microsoft.com/office/drawing/2010/main" val="0"/>
                              </a:ext>
                            </a:extLst>
                          </a:blip>
                          <a:stretch>
                            <a:fillRect/>
                          </a:stretch>
                        </pic:blipFill>
                        <pic:spPr>
                          <a:xfrm>
                            <a:off x="0" y="0"/>
                            <a:ext cx="2264962" cy="2880000"/>
                          </a:xfrm>
                          <a:prstGeom prst="rect">
                            <a:avLst/>
                          </a:prstGeom>
                        </pic:spPr>
                      </pic:pic>
                    </a:graphicData>
                  </a:graphic>
                </wp:inline>
              </w:drawing>
            </w:r>
          </w:p>
          <w:p w14:paraId="50D83F12" w14:textId="46F92C6F" w:rsidR="00F162C2" w:rsidRDefault="00F162C2" w:rsidP="008C0180">
            <w:pPr>
              <w:rPr>
                <w:rFonts w:ascii="Helvetica" w:hAnsi="Helvetica" w:cs="Helvetica"/>
                <w:noProof/>
                <w:lang w:val="en-US"/>
              </w:rPr>
            </w:pPr>
            <w:r>
              <w:rPr>
                <w:rFonts w:ascii="Helvetica" w:hAnsi="Helvetica" w:cs="Helvetica"/>
                <w:noProof/>
                <w:lang w:val="en-US"/>
              </w:rPr>
              <w:t>Nth Adriatic</w:t>
            </w:r>
          </w:p>
        </w:tc>
      </w:tr>
      <w:tr w:rsidR="00145EF3" w14:paraId="6282F65E" w14:textId="77777777" w:rsidTr="008C0180">
        <w:tc>
          <w:tcPr>
            <w:tcW w:w="1051" w:type="dxa"/>
          </w:tcPr>
          <w:p w14:paraId="22E12069" w14:textId="77777777" w:rsidR="00145EF3" w:rsidRDefault="00145EF3" w:rsidP="008C0180"/>
        </w:tc>
        <w:tc>
          <w:tcPr>
            <w:tcW w:w="4816" w:type="dxa"/>
          </w:tcPr>
          <w:p w14:paraId="08E6320E" w14:textId="66D11E89" w:rsidR="00145EF3" w:rsidRDefault="00252158" w:rsidP="008C0180">
            <w:pPr>
              <w:rPr>
                <w:rFonts w:ascii="Helvetica" w:hAnsi="Helvetica" w:cs="Helvetica"/>
                <w:noProof/>
                <w:lang w:val="en-US"/>
              </w:rPr>
            </w:pPr>
            <w:r>
              <w:rPr>
                <w:rFonts w:ascii="Helvetica" w:hAnsi="Helvetica" w:cs="Helvetica"/>
                <w:noProof/>
                <w:lang w:val="en-US"/>
              </w:rPr>
              <w:drawing>
                <wp:inline distT="0" distB="0" distL="0" distR="0" wp14:anchorId="7F8D68F3" wp14:editId="3C9FA669">
                  <wp:extent cx="2501913" cy="3215749"/>
                  <wp:effectExtent l="0" t="0" r="0"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07-14 at 3.25.42 pm.png"/>
                          <pic:cNvPicPr/>
                        </pic:nvPicPr>
                        <pic:blipFill>
                          <a:blip r:embed="rId28">
                            <a:extLst>
                              <a:ext uri="{28A0092B-C50C-407E-A947-70E740481C1C}">
                                <a14:useLocalDpi xmlns:a14="http://schemas.microsoft.com/office/drawing/2010/main" val="0"/>
                              </a:ext>
                            </a:extLst>
                          </a:blip>
                          <a:stretch>
                            <a:fillRect/>
                          </a:stretch>
                        </pic:blipFill>
                        <pic:spPr>
                          <a:xfrm>
                            <a:off x="0" y="0"/>
                            <a:ext cx="2508123" cy="3223730"/>
                          </a:xfrm>
                          <a:prstGeom prst="rect">
                            <a:avLst/>
                          </a:prstGeom>
                        </pic:spPr>
                      </pic:pic>
                    </a:graphicData>
                  </a:graphic>
                </wp:inline>
              </w:drawing>
            </w:r>
          </w:p>
          <w:p w14:paraId="31A51158" w14:textId="553261FE" w:rsidR="00145EF3" w:rsidRDefault="00145EF3" w:rsidP="008C0180">
            <w:pPr>
              <w:rPr>
                <w:rFonts w:ascii="Helvetica" w:hAnsi="Helvetica" w:cs="Helvetica"/>
                <w:noProof/>
                <w:lang w:val="en-US"/>
              </w:rPr>
            </w:pPr>
            <w:r>
              <w:rPr>
                <w:rFonts w:ascii="Helvetica" w:hAnsi="Helvetica" w:cs="Helvetica"/>
                <w:noProof/>
                <w:lang w:val="en-US"/>
              </w:rPr>
              <w:t>Gulf California</w:t>
            </w:r>
          </w:p>
        </w:tc>
        <w:tc>
          <w:tcPr>
            <w:tcW w:w="4816" w:type="dxa"/>
          </w:tcPr>
          <w:p w14:paraId="24973576" w14:textId="77777777" w:rsidR="00145EF3" w:rsidRDefault="00145EF3" w:rsidP="008C0180">
            <w:pPr>
              <w:rPr>
                <w:rFonts w:ascii="Helvetica" w:hAnsi="Helvetica" w:cs="Helvetica"/>
                <w:noProof/>
                <w:lang w:val="en-US"/>
              </w:rPr>
            </w:pPr>
          </w:p>
        </w:tc>
        <w:tc>
          <w:tcPr>
            <w:tcW w:w="2359" w:type="dxa"/>
          </w:tcPr>
          <w:p w14:paraId="57EAB733" w14:textId="77777777" w:rsidR="00145EF3" w:rsidRDefault="00145EF3" w:rsidP="008C0180">
            <w:pPr>
              <w:rPr>
                <w:rFonts w:ascii="Helvetica" w:hAnsi="Helvetica" w:cs="Helvetica"/>
                <w:noProof/>
                <w:lang w:val="en-US"/>
              </w:rPr>
            </w:pPr>
          </w:p>
        </w:tc>
      </w:tr>
    </w:tbl>
    <w:p w14:paraId="43F0C3BB" w14:textId="77777777" w:rsidR="00F162C2" w:rsidRPr="00D827FE" w:rsidRDefault="00F162C2" w:rsidP="00924432"/>
    <w:p w14:paraId="7EEEEE6D" w14:textId="6D5EB253" w:rsidR="005B7773" w:rsidRPr="005B7773" w:rsidRDefault="00266296" w:rsidP="00EE6EEB">
      <w:pPr>
        <w:pStyle w:val="Caption"/>
      </w:pPr>
      <w:bookmarkStart w:id="90" w:name="_Ref230189740"/>
      <w:r w:rsidRPr="007B3F46">
        <w:rPr>
          <w:b/>
        </w:rPr>
        <w:t xml:space="preserve">Figure </w:t>
      </w:r>
      <w:bookmarkEnd w:id="90"/>
      <w:r w:rsidR="00821D41">
        <w:rPr>
          <w:b/>
        </w:rPr>
        <w:t>3</w:t>
      </w:r>
      <w:r w:rsidRPr="007B3F46">
        <w:rPr>
          <w:b/>
        </w:rPr>
        <w:t>.</w:t>
      </w:r>
      <w:r w:rsidRPr="00D827FE">
        <w:t xml:space="preserve"> Change in </w:t>
      </w:r>
      <w:r w:rsidR="00DB3BBE">
        <w:t xml:space="preserve">indicator values </w:t>
      </w:r>
      <w:r w:rsidRPr="00D827FE">
        <w:t xml:space="preserve">for the two scenarios in the North Sea, </w:t>
      </w:r>
      <w:r w:rsidR="00DB3BBE">
        <w:t xml:space="preserve">Aleutians and Northern Adriatic, </w:t>
      </w:r>
      <w:r w:rsidRPr="00D827FE">
        <w:t xml:space="preserve">using </w:t>
      </w:r>
      <w:r w:rsidR="00A14EAF">
        <w:t>(</w:t>
      </w:r>
      <w:r w:rsidR="00C901B7">
        <w:t>a</w:t>
      </w:r>
      <w:r w:rsidR="00A14EAF">
        <w:t>) Living Plane</w:t>
      </w:r>
      <w:r w:rsidR="00C901B7">
        <w:t>t Index; and (b) Red List Index</w:t>
      </w:r>
      <w:r w:rsidR="009B64B3">
        <w:t xml:space="preserve"> (will include E</w:t>
      </w:r>
      <w:r w:rsidR="009B64B3" w:rsidRPr="00D827FE">
        <w:t xml:space="preserve">rror bars show the upper and lower bounds of the estimates of Red list status based on </w:t>
      </w:r>
      <w:r w:rsidR="009B64B3">
        <w:t>two alternative</w:t>
      </w:r>
      <w:r w:rsidR="009B64B3" w:rsidRPr="00D827FE">
        <w:t xml:space="preserve"> assumptions about decline in the pre-model period</w:t>
      </w:r>
      <w:r w:rsidR="00E15DA2">
        <w:t>)</w:t>
      </w:r>
      <w:r w:rsidR="00C901B7">
        <w:t xml:space="preserve">; (c) Absolute values for </w:t>
      </w:r>
      <w:r w:rsidR="00C901B7" w:rsidRPr="00D827FE">
        <w:t>MTI of species with T</w:t>
      </w:r>
      <w:r w:rsidR="00C901B7">
        <w:t>L greater than 3.5 (as recommended by Pauly &amp; Watson 2005); (d</w:t>
      </w:r>
      <w:r w:rsidR="009B64B3">
        <w:t>) relative change</w:t>
      </w:r>
      <w:r w:rsidR="000E596A">
        <w:t xml:space="preserve"> in MTI; (e) shows the number of species within each broad taxonomic group for the RLI and </w:t>
      </w:r>
      <w:r w:rsidR="00805C36">
        <w:t>LPI, compared with the overall species list (black)</w:t>
      </w:r>
      <w:r w:rsidR="000E596A">
        <w:t>.</w:t>
      </w:r>
    </w:p>
    <w:p w14:paraId="68A0CA1D" w14:textId="231C4E12" w:rsidR="007B3F46" w:rsidRDefault="00981867" w:rsidP="00924432">
      <w:pPr>
        <w:pStyle w:val="Caption"/>
      </w:pPr>
      <w:r>
        <w:t>Black</w:t>
      </w:r>
      <w:r w:rsidRPr="00D827FE">
        <w:t xml:space="preserve"> lines show the </w:t>
      </w:r>
      <w:r w:rsidR="005B7773">
        <w:t xml:space="preserve">‘truth’ </w:t>
      </w:r>
      <w:r w:rsidR="00EE6EEB">
        <w:t xml:space="preserve">(full sample) for each indicator; </w:t>
      </w:r>
      <w:r w:rsidR="00D7046C">
        <w:t>red</w:t>
      </w:r>
      <w:r w:rsidR="00266296" w:rsidRPr="00D827FE">
        <w:t xml:space="preserve"> lines </w:t>
      </w:r>
      <w:r w:rsidR="00370838">
        <w:t xml:space="preserve">show </w:t>
      </w:r>
      <w:r w:rsidR="00EE6EEB">
        <w:t xml:space="preserve">impact of biased sampling (species </w:t>
      </w:r>
      <w:r w:rsidR="00A015AA">
        <w:t>currently red-listed in the RLI,</w:t>
      </w:r>
      <w:r w:rsidR="00EE6EEB">
        <w:t xml:space="preserve"> </w:t>
      </w:r>
      <w:r w:rsidR="00280697">
        <w:t>species</w:t>
      </w:r>
      <w:r w:rsidR="00EE6EEB">
        <w:t xml:space="preserve"> </w:t>
      </w:r>
      <w:r w:rsidR="00A015AA">
        <w:t xml:space="preserve">in the </w:t>
      </w:r>
      <w:r w:rsidR="00EE6EEB">
        <w:t>LPI</w:t>
      </w:r>
      <w:r w:rsidR="00A015AA">
        <w:t xml:space="preserve"> database</w:t>
      </w:r>
      <w:r w:rsidR="00EE6EEB">
        <w:t>, and landings in the MTI);</w:t>
      </w:r>
      <w:r w:rsidR="00370838">
        <w:t xml:space="preserve"> blue shows the catch-based MTI</w:t>
      </w:r>
      <w:r w:rsidR="00266296" w:rsidRPr="00D827FE">
        <w:t xml:space="preserve"> calcul</w:t>
      </w:r>
      <w:r w:rsidR="00165BDF">
        <w:t>ated with landings and discards;</w:t>
      </w:r>
      <w:r w:rsidR="00266296" w:rsidRPr="00D827FE">
        <w:t xml:space="preserve"> </w:t>
      </w:r>
      <w:r w:rsidR="00EE6EEB">
        <w:t xml:space="preserve">grey shows all landed species in the MTI, not just landed biomass; </w:t>
      </w:r>
      <w:r w:rsidR="00266296" w:rsidRPr="00D827FE">
        <w:t xml:space="preserve">solid lines </w:t>
      </w:r>
      <w:r w:rsidR="00DA39CC">
        <w:t>show</w:t>
      </w:r>
      <w:r w:rsidR="00266296" w:rsidRPr="00D827FE">
        <w:t xml:space="preserve"> a halt to bottom trawling, and dotted lin</w:t>
      </w:r>
      <w:r w:rsidR="00B62749">
        <w:t>es a halving of trawling effort at year 2</w:t>
      </w:r>
      <w:r w:rsidR="00D83A2F">
        <w:t>.</w:t>
      </w:r>
    </w:p>
    <w:p w14:paraId="295D21A6" w14:textId="77777777" w:rsidR="00B51D72" w:rsidRDefault="00B51D72" w:rsidP="00B51D72">
      <w:pPr>
        <w:rPr>
          <w:sz w:val="20"/>
          <w:szCs w:val="20"/>
        </w:rPr>
      </w:pPr>
      <w:r>
        <w:rPr>
          <w:sz w:val="20"/>
          <w:szCs w:val="20"/>
        </w:rPr>
        <w:t>What should NE species be assumed to be:</w:t>
      </w:r>
    </w:p>
    <w:p w14:paraId="74E0B8DD" w14:textId="77777777" w:rsidR="00B51D72" w:rsidRDefault="00B51D72" w:rsidP="00B51D72">
      <w:pPr>
        <w:pStyle w:val="ListParagraph"/>
        <w:numPr>
          <w:ilvl w:val="0"/>
          <w:numId w:val="23"/>
        </w:numPr>
        <w:rPr>
          <w:sz w:val="20"/>
          <w:szCs w:val="20"/>
        </w:rPr>
      </w:pPr>
      <w:r>
        <w:rPr>
          <w:sz w:val="20"/>
          <w:szCs w:val="20"/>
        </w:rPr>
        <w:t>Assume all LC</w:t>
      </w:r>
    </w:p>
    <w:p w14:paraId="6C20F523" w14:textId="77777777" w:rsidR="00B51D72" w:rsidRDefault="00B51D72" w:rsidP="00B51D72">
      <w:pPr>
        <w:pStyle w:val="ListParagraph"/>
        <w:numPr>
          <w:ilvl w:val="0"/>
          <w:numId w:val="23"/>
        </w:numPr>
        <w:rPr>
          <w:sz w:val="20"/>
          <w:szCs w:val="20"/>
        </w:rPr>
      </w:pPr>
      <w:r>
        <w:rPr>
          <w:sz w:val="20"/>
          <w:szCs w:val="20"/>
        </w:rPr>
        <w:t>Assume threatened in the same proportion as assessed (randomly assign a threat status, based on total average across all taxa, or across that functional group, or across functional with similar trophic level given that some FG have very few species)</w:t>
      </w:r>
    </w:p>
    <w:p w14:paraId="47692D7C" w14:textId="77777777" w:rsidR="00B51D72" w:rsidRDefault="00B51D72" w:rsidP="00B51D72">
      <w:pPr>
        <w:pStyle w:val="ListParagraph"/>
        <w:numPr>
          <w:ilvl w:val="0"/>
          <w:numId w:val="23"/>
        </w:numPr>
        <w:rPr>
          <w:sz w:val="20"/>
          <w:szCs w:val="20"/>
        </w:rPr>
      </w:pPr>
      <w:r>
        <w:rPr>
          <w:sz w:val="20"/>
          <w:szCs w:val="20"/>
        </w:rPr>
        <w:t>Assume all threatened (similarly assigned by proportions across all species)</w:t>
      </w:r>
    </w:p>
    <w:p w14:paraId="150540C6" w14:textId="77777777" w:rsidR="00EE50D0" w:rsidRDefault="00EE50D0" w:rsidP="00EE50D0"/>
    <w:p w14:paraId="6B7918FB" w14:textId="7E482555" w:rsidR="00EE50D0" w:rsidRDefault="00EE50D0" w:rsidP="00EE50D0"/>
    <w:p w14:paraId="4E97055F" w14:textId="77777777" w:rsidR="00EE50D0" w:rsidRPr="00EE50D0" w:rsidRDefault="00EE50D0" w:rsidP="00EE50D0"/>
    <w:p w14:paraId="487DCECE" w14:textId="22658D27" w:rsidR="00782036" w:rsidRDefault="00782036" w:rsidP="00924432">
      <w:pPr>
        <w:pStyle w:val="Caption"/>
      </w:pPr>
      <w:r>
        <w:br w:type="page"/>
      </w:r>
    </w:p>
    <w:p w14:paraId="171AC008" w14:textId="77777777" w:rsidR="00124FAF" w:rsidRDefault="00124FAF" w:rsidP="00924432">
      <w:pPr>
        <w:pStyle w:val="Heading3"/>
        <w:sectPr w:rsidR="00124FAF" w:rsidSect="005F3E31">
          <w:pgSz w:w="11901" w:h="16817"/>
          <w:pgMar w:top="1440" w:right="1797" w:bottom="1440" w:left="1797" w:header="709" w:footer="709" w:gutter="0"/>
          <w:cols w:space="708"/>
          <w:docGrid w:linePitch="360"/>
          <w:printerSettings r:id="rId29"/>
        </w:sectPr>
      </w:pPr>
    </w:p>
    <w:p w14:paraId="049DCA94" w14:textId="609D8C43" w:rsidR="00EC40A6" w:rsidRDefault="009B428E" w:rsidP="00924432">
      <w:pPr>
        <w:pStyle w:val="Heading3"/>
        <w:rPr>
          <w:b w:val="0"/>
        </w:rPr>
      </w:pPr>
      <w:r w:rsidRPr="00D827FE">
        <w:lastRenderedPageBreak/>
        <w:t>Table 1</w:t>
      </w:r>
      <w:r w:rsidR="00AD5E07">
        <w:t xml:space="preserve">.  </w:t>
      </w:r>
      <w:r w:rsidR="00EC40A6" w:rsidRPr="00AD5E07">
        <w:rPr>
          <w:b w:val="0"/>
        </w:rPr>
        <w:t xml:space="preserve">The </w:t>
      </w:r>
      <w:commentRangeStart w:id="91"/>
      <w:r w:rsidR="007766D2" w:rsidRPr="00DC0CAB">
        <w:rPr>
          <w:b w:val="0"/>
          <w:highlight w:val="yellow"/>
        </w:rPr>
        <w:t>eight</w:t>
      </w:r>
      <w:commentRangeEnd w:id="91"/>
      <w:r w:rsidR="00DC0CAB">
        <w:rPr>
          <w:rStyle w:val="CommentReference"/>
          <w:rFonts w:eastAsiaTheme="minorEastAsia" w:cstheme="minorBidi"/>
          <w:b w:val="0"/>
          <w:bCs w:val="0"/>
        </w:rPr>
        <w:commentReference w:id="91"/>
      </w:r>
      <w:r w:rsidR="00EC40A6" w:rsidRPr="00AD5E07">
        <w:rPr>
          <w:b w:val="0"/>
        </w:rPr>
        <w:t xml:space="preserve"> Ecopath models used to simulate the policies of ending and halving bottom trawling, the stated objectives in the studies in which the models are described, </w:t>
      </w:r>
      <w:r w:rsidR="006E36E1" w:rsidRPr="00AD5E07">
        <w:rPr>
          <w:b w:val="0"/>
        </w:rPr>
        <w:t>the Large Marine Ecosystem</w:t>
      </w:r>
      <w:r w:rsidR="00C55899" w:rsidRPr="00AD5E07">
        <w:rPr>
          <w:b w:val="0"/>
        </w:rPr>
        <w:t xml:space="preserve"> (LME) </w:t>
      </w:r>
      <w:r w:rsidR="00D869BE" w:rsidRPr="00AD5E07">
        <w:rPr>
          <w:b w:val="0"/>
        </w:rPr>
        <w:t>in which</w:t>
      </w:r>
      <w:r w:rsidR="00C55899" w:rsidRPr="00AD5E07">
        <w:rPr>
          <w:b w:val="0"/>
        </w:rPr>
        <w:t xml:space="preserve"> the model </w:t>
      </w:r>
      <w:r w:rsidR="006E36E1" w:rsidRPr="00AD5E07">
        <w:rPr>
          <w:b w:val="0"/>
        </w:rPr>
        <w:t>system is situated</w:t>
      </w:r>
      <w:r w:rsidR="00C55899" w:rsidRPr="00AD5E07">
        <w:rPr>
          <w:b w:val="0"/>
        </w:rPr>
        <w:t xml:space="preserve">, </w:t>
      </w:r>
      <w:r w:rsidR="00EC40A6" w:rsidRPr="00AD5E07">
        <w:rPr>
          <w:b w:val="0"/>
        </w:rPr>
        <w:t>the number of functional or taxonomic groups</w:t>
      </w:r>
      <w:r w:rsidR="0012201F" w:rsidRPr="00AD5E07">
        <w:rPr>
          <w:b w:val="0"/>
        </w:rPr>
        <w:t xml:space="preserve"> (FG)</w:t>
      </w:r>
      <w:r w:rsidR="00EC40A6" w:rsidRPr="00AD5E07">
        <w:rPr>
          <w:b w:val="0"/>
        </w:rPr>
        <w:t xml:space="preserve"> each model contained, the number of these </w:t>
      </w:r>
      <w:r w:rsidR="00B62474" w:rsidRPr="00AD5E07">
        <w:rPr>
          <w:b w:val="0"/>
        </w:rPr>
        <w:t xml:space="preserve">functional </w:t>
      </w:r>
      <w:r w:rsidR="00EC40A6" w:rsidRPr="00AD5E07">
        <w:rPr>
          <w:b w:val="0"/>
        </w:rPr>
        <w:t>groups represented in the LPI</w:t>
      </w:r>
      <w:r w:rsidR="00B62474" w:rsidRPr="00AD5E07">
        <w:rPr>
          <w:b w:val="0"/>
        </w:rPr>
        <w:t>, RLI and MTI</w:t>
      </w:r>
      <w:r w:rsidR="00EC40A6" w:rsidRPr="00AD5E07">
        <w:rPr>
          <w:b w:val="0"/>
        </w:rPr>
        <w:t xml:space="preserve">, </w:t>
      </w:r>
      <w:r w:rsidR="00541D20" w:rsidRPr="00AD5E07">
        <w:rPr>
          <w:b w:val="0"/>
        </w:rPr>
        <w:t xml:space="preserve">and </w:t>
      </w:r>
      <w:r w:rsidR="00EC40A6" w:rsidRPr="00AD5E07">
        <w:rPr>
          <w:b w:val="0"/>
        </w:rPr>
        <w:t>the fraction of fishing fleets that were bottom trawl-based and thus affected by the policies</w:t>
      </w:r>
      <w:r w:rsidR="003C1569" w:rsidRPr="00AD5E07">
        <w:rPr>
          <w:b w:val="0"/>
        </w:rPr>
        <w:t>. *</w:t>
      </w:r>
      <w:r w:rsidR="00FB7B4B" w:rsidRPr="00AD5E07">
        <w:rPr>
          <w:b w:val="0"/>
        </w:rPr>
        <w:t xml:space="preserve">Models used in </w:t>
      </w:r>
      <w:r w:rsidR="00C44DE9" w:rsidRPr="00AD5E07">
        <w:rPr>
          <w:b w:val="0"/>
        </w:rPr>
        <w:fldChar w:fldCharType="begin"/>
      </w:r>
      <w:r w:rsidR="00C11859" w:rsidRPr="00AD5E07">
        <w:rPr>
          <w:b w:val="0"/>
        </w:rPr>
        <w:instrText xml:space="preserve"> ADDIN EN.CITE &lt;EndNote&gt;&lt;Cite&gt;&lt;Author&gt;Branch&lt;/Author&gt;&lt;Year&gt;2010&lt;/Year&gt;&lt;RecNum&gt;2746&lt;/RecNum&gt;&lt;DisplayText&gt;(Branch&lt;style face="italic"&gt; et al.&lt;/style&gt; 2010)&lt;/DisplayText&gt;&lt;record&gt;&lt;rec-number&gt;2746&lt;/rec-number&gt;&lt;foreign-keys&gt;&lt;key app="EN" db-id="0afwtsxxhe50rce2r5b5wzddxe9z92f9pvvv"&gt;2746&lt;/key&gt;&lt;/foreign-keys&gt;&lt;ref-type name="Journal Article"&gt;17&lt;/ref-type&gt;&lt;contributors&gt;&lt;authors&gt;&lt;author&gt;Trevor A. Branch&lt;/author&gt;&lt;author&gt;Reg Watson&lt;/author&gt;&lt;author&gt;Elizabeth A. Fulton&lt;/author&gt;&lt;author&gt;Simon Jennings&lt;/author&gt;&lt;author&gt;Carey R. McGilliard&lt;/author&gt;&lt;author&gt;Grace T. Pablico&lt;/author&gt;&lt;author&gt;Daniel Ricard&lt;/author&gt;&lt;author&gt;Sean R. Tracey&lt;/author&gt;&lt;/authors&gt;&lt;/contributors&gt;&lt;auth-address&gt;tbranch@uw.edu&lt;/auth-address&gt;&lt;titles&gt;&lt;title&gt;The trophic fingerprint of marine fisheries&lt;/title&gt;&lt;secondary-title&gt;Nature&lt;/secondary-title&gt;&lt;/titles&gt;&lt;periodical&gt;&lt;full-title&gt;Nature&lt;/full-title&gt;&lt;/periodical&gt;&lt;pages&gt;431–435&lt;/pages&gt;&lt;volume&gt;468&lt;/volume&gt;&lt;dates&gt;&lt;year&gt;2010&lt;/year&gt;&lt;pub-dates&gt;&lt;date&gt;18 November&lt;/date&gt;&lt;/pub-dates&gt;&lt;/dates&gt;&lt;urls&gt;&lt;/urls&gt;&lt;electronic-resource-num&gt;doi:10.1038/nature09528&lt;/electronic-resource-num&gt;&lt;/record&gt;&lt;/Cite&gt;&lt;/EndNote&gt;</w:instrText>
      </w:r>
      <w:r w:rsidR="00C44DE9" w:rsidRPr="00AD5E07">
        <w:rPr>
          <w:b w:val="0"/>
        </w:rPr>
        <w:fldChar w:fldCharType="separate"/>
      </w:r>
      <w:r w:rsidR="00C11859" w:rsidRPr="00AD5E07">
        <w:rPr>
          <w:b w:val="0"/>
          <w:noProof/>
        </w:rPr>
        <w:t>(</w:t>
      </w:r>
      <w:hyperlink w:anchor="_ENREF_3" w:tooltip="Branch, 2010 #2746" w:history="1">
        <w:r w:rsidR="003B16F6" w:rsidRPr="00AD5E07">
          <w:rPr>
            <w:b w:val="0"/>
            <w:noProof/>
          </w:rPr>
          <w:t>Branch</w:t>
        </w:r>
        <w:r w:rsidR="003B16F6" w:rsidRPr="00AD5E07">
          <w:rPr>
            <w:b w:val="0"/>
            <w:i/>
            <w:noProof/>
          </w:rPr>
          <w:t xml:space="preserve"> et al.</w:t>
        </w:r>
        <w:r w:rsidR="003B16F6" w:rsidRPr="00AD5E07">
          <w:rPr>
            <w:b w:val="0"/>
            <w:noProof/>
          </w:rPr>
          <w:t xml:space="preserve"> 2010</w:t>
        </w:r>
      </w:hyperlink>
      <w:r w:rsidR="00C11859" w:rsidRPr="00AD5E07">
        <w:rPr>
          <w:b w:val="0"/>
          <w:noProof/>
        </w:rPr>
        <w:t>)</w:t>
      </w:r>
      <w:r w:rsidR="00C44DE9" w:rsidRPr="00AD5E07">
        <w:rPr>
          <w:b w:val="0"/>
        </w:rPr>
        <w:fldChar w:fldCharType="end"/>
      </w:r>
      <w:r w:rsidR="00FB7B4B" w:rsidRPr="00AD5E07">
        <w:rPr>
          <w:b w:val="0"/>
        </w:rPr>
        <w:t>; ^</w:t>
      </w:r>
      <w:r w:rsidR="003C1569" w:rsidRPr="00AD5E07">
        <w:rPr>
          <w:b w:val="0"/>
        </w:rPr>
        <w:t>The model</w:t>
      </w:r>
      <w:r w:rsidR="00EC40A6" w:rsidRPr="00AD5E07">
        <w:rPr>
          <w:b w:val="0"/>
        </w:rPr>
        <w:t xml:space="preserve"> used for Southern Benguela </w:t>
      </w:r>
      <w:r w:rsidR="003C1569" w:rsidRPr="00AD5E07">
        <w:rPr>
          <w:b w:val="0"/>
        </w:rPr>
        <w:t>is</w:t>
      </w:r>
      <w:r w:rsidR="00A61248" w:rsidRPr="00AD5E07">
        <w:rPr>
          <w:b w:val="0"/>
        </w:rPr>
        <w:t xml:space="preserve"> an updated version</w:t>
      </w:r>
      <w:r w:rsidR="00EC40A6" w:rsidRPr="00AD5E07">
        <w:rPr>
          <w:b w:val="0"/>
        </w:rPr>
        <w:t xml:space="preserve"> of the published </w:t>
      </w:r>
      <w:r w:rsidR="002D45B8" w:rsidRPr="00AD5E07">
        <w:rPr>
          <w:b w:val="0"/>
        </w:rPr>
        <w:t>model</w:t>
      </w:r>
      <w:r w:rsidR="00EC40A6" w:rsidRPr="00AD5E07">
        <w:rPr>
          <w:b w:val="0"/>
        </w:rPr>
        <w:t>, provided by Lynne Shannon.</w:t>
      </w:r>
    </w:p>
    <w:p w14:paraId="1D79B13D" w14:textId="77777777" w:rsidR="007D61FF" w:rsidRDefault="007D61FF" w:rsidP="007D61FF"/>
    <w:tbl>
      <w:tblPr>
        <w:tblStyle w:val="GridTable1Light"/>
        <w:tblW w:w="11989" w:type="dxa"/>
        <w:tblLook w:val="04A0" w:firstRow="1" w:lastRow="0" w:firstColumn="1" w:lastColumn="0" w:noHBand="0" w:noVBand="1"/>
      </w:tblPr>
      <w:tblGrid>
        <w:gridCol w:w="1271"/>
        <w:gridCol w:w="1018"/>
        <w:gridCol w:w="1242"/>
        <w:gridCol w:w="1036"/>
        <w:gridCol w:w="1155"/>
        <w:gridCol w:w="976"/>
        <w:gridCol w:w="1155"/>
        <w:gridCol w:w="1288"/>
        <w:gridCol w:w="1424"/>
        <w:gridCol w:w="1424"/>
      </w:tblGrid>
      <w:tr w:rsidR="00E7279F" w:rsidRPr="00FF654E" w14:paraId="5B0DE10C" w14:textId="43B53238" w:rsidTr="00E7279F">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1111" w:type="dxa"/>
            <w:hideMark/>
          </w:tcPr>
          <w:p w14:paraId="3DB2964E" w14:textId="77777777" w:rsidR="00E7279F" w:rsidRPr="00FF654E" w:rsidRDefault="00E7279F" w:rsidP="00D02543">
            <w:pPr>
              <w:outlineLvl w:val="0"/>
              <w:rPr>
                <w:sz w:val="20"/>
                <w:szCs w:val="20"/>
              </w:rPr>
            </w:pPr>
            <w:r w:rsidRPr="00FF654E">
              <w:rPr>
                <w:sz w:val="20"/>
                <w:szCs w:val="20"/>
              </w:rPr>
              <w:t>System</w:t>
            </w:r>
          </w:p>
        </w:tc>
        <w:tc>
          <w:tcPr>
            <w:tcW w:w="1031" w:type="dxa"/>
            <w:hideMark/>
          </w:tcPr>
          <w:p w14:paraId="073D11B2" w14:textId="5FBF5A62" w:rsidR="00E7279F" w:rsidRPr="00FF654E" w:rsidRDefault="00E7279F" w:rsidP="00D02543">
            <w:pPr>
              <w:outlineLvl w:val="0"/>
              <w:cnfStyle w:val="100000000000" w:firstRow="1" w:lastRow="0" w:firstColumn="0" w:lastColumn="0" w:oddVBand="0" w:evenVBand="0" w:oddHBand="0" w:evenHBand="0" w:firstRowFirstColumn="0" w:firstRowLastColumn="0" w:lastRowFirstColumn="0" w:lastRowLastColumn="0"/>
              <w:rPr>
                <w:sz w:val="20"/>
                <w:szCs w:val="20"/>
              </w:rPr>
            </w:pPr>
            <w:r w:rsidRPr="00FF654E">
              <w:rPr>
                <w:sz w:val="20"/>
                <w:szCs w:val="20"/>
              </w:rPr>
              <w:t>Total number species</w:t>
            </w:r>
          </w:p>
        </w:tc>
        <w:tc>
          <w:tcPr>
            <w:tcW w:w="1258" w:type="dxa"/>
            <w:hideMark/>
          </w:tcPr>
          <w:p w14:paraId="4CDC8798" w14:textId="55075C8F" w:rsidR="00E7279F" w:rsidRPr="00FF654E" w:rsidRDefault="00E7279F" w:rsidP="00D02543">
            <w:pPr>
              <w:outlineLvl w:val="0"/>
              <w:cnfStyle w:val="100000000000" w:firstRow="1" w:lastRow="0" w:firstColumn="0" w:lastColumn="0" w:oddVBand="0" w:evenVBand="0" w:oddHBand="0" w:evenHBand="0" w:firstRowFirstColumn="0" w:firstRowLastColumn="0" w:lastRowFirstColumn="0" w:lastRowLastColumn="0"/>
              <w:rPr>
                <w:sz w:val="20"/>
                <w:szCs w:val="20"/>
              </w:rPr>
            </w:pPr>
            <w:r w:rsidRPr="00FF654E">
              <w:rPr>
                <w:sz w:val="20"/>
                <w:szCs w:val="20"/>
              </w:rPr>
              <w:t>Total functional groups</w:t>
            </w:r>
          </w:p>
        </w:tc>
        <w:tc>
          <w:tcPr>
            <w:tcW w:w="1048" w:type="dxa"/>
            <w:hideMark/>
          </w:tcPr>
          <w:p w14:paraId="434AB952" w14:textId="12FF9A2A" w:rsidR="00E7279F" w:rsidRPr="00FF654E" w:rsidRDefault="00E7279F" w:rsidP="00827B08">
            <w:pPr>
              <w:outlineLvl w:val="0"/>
              <w:cnfStyle w:val="100000000000" w:firstRow="1" w:lastRow="0" w:firstColumn="0" w:lastColumn="0" w:oddVBand="0" w:evenVBand="0" w:oddHBand="0" w:evenHBand="0" w:firstRowFirstColumn="0" w:firstRowLastColumn="0" w:lastRowFirstColumn="0" w:lastRowLastColumn="0"/>
              <w:rPr>
                <w:sz w:val="20"/>
                <w:szCs w:val="20"/>
              </w:rPr>
            </w:pPr>
            <w:r w:rsidRPr="00FF654E">
              <w:rPr>
                <w:sz w:val="20"/>
                <w:szCs w:val="20"/>
              </w:rPr>
              <w:t xml:space="preserve">Number species in LPI </w:t>
            </w:r>
          </w:p>
        </w:tc>
        <w:tc>
          <w:tcPr>
            <w:tcW w:w="1155" w:type="dxa"/>
            <w:hideMark/>
          </w:tcPr>
          <w:p w14:paraId="24B4563B" w14:textId="174332BA" w:rsidR="00E7279F" w:rsidRPr="00FF654E" w:rsidRDefault="00E7279F" w:rsidP="004E1C0A">
            <w:pPr>
              <w:outlineLvl w:val="0"/>
              <w:cnfStyle w:val="100000000000" w:firstRow="1" w:lastRow="0" w:firstColumn="0" w:lastColumn="0" w:oddVBand="0" w:evenVBand="0" w:oddHBand="0" w:evenHBand="0" w:firstRowFirstColumn="0" w:firstRowLastColumn="0" w:lastRowFirstColumn="0" w:lastRowLastColumn="0"/>
              <w:rPr>
                <w:sz w:val="20"/>
                <w:szCs w:val="20"/>
              </w:rPr>
            </w:pPr>
            <w:r w:rsidRPr="00FF654E">
              <w:rPr>
                <w:sz w:val="20"/>
                <w:szCs w:val="20"/>
              </w:rPr>
              <w:t>Number functional groups in LPI</w:t>
            </w:r>
          </w:p>
        </w:tc>
        <w:tc>
          <w:tcPr>
            <w:tcW w:w="978" w:type="dxa"/>
            <w:hideMark/>
          </w:tcPr>
          <w:p w14:paraId="355CEE4D" w14:textId="02201070" w:rsidR="00E7279F" w:rsidRPr="00FF654E" w:rsidRDefault="00E7279F" w:rsidP="00167B86">
            <w:pPr>
              <w:outlineLvl w:val="0"/>
              <w:cnfStyle w:val="100000000000" w:firstRow="1" w:lastRow="0" w:firstColumn="0" w:lastColumn="0" w:oddVBand="0" w:evenVBand="0" w:oddHBand="0" w:evenHBand="0" w:firstRowFirstColumn="0" w:firstRowLastColumn="0" w:lastRowFirstColumn="0" w:lastRowLastColumn="0"/>
              <w:rPr>
                <w:sz w:val="20"/>
                <w:szCs w:val="20"/>
              </w:rPr>
            </w:pPr>
            <w:r w:rsidRPr="00FF654E">
              <w:rPr>
                <w:sz w:val="20"/>
                <w:szCs w:val="20"/>
              </w:rPr>
              <w:t xml:space="preserve">Number species in RLI </w:t>
            </w:r>
          </w:p>
        </w:tc>
        <w:tc>
          <w:tcPr>
            <w:tcW w:w="1155" w:type="dxa"/>
            <w:hideMark/>
          </w:tcPr>
          <w:p w14:paraId="492EC3C8" w14:textId="4BFE7245" w:rsidR="00E7279F" w:rsidRPr="00FF654E" w:rsidRDefault="00E7279F" w:rsidP="00167B86">
            <w:pPr>
              <w:outlineLvl w:val="0"/>
              <w:cnfStyle w:val="100000000000" w:firstRow="1" w:lastRow="0" w:firstColumn="0" w:lastColumn="0" w:oddVBand="0" w:evenVBand="0" w:oddHBand="0" w:evenHBand="0" w:firstRowFirstColumn="0" w:firstRowLastColumn="0" w:lastRowFirstColumn="0" w:lastRowLastColumn="0"/>
              <w:rPr>
                <w:sz w:val="20"/>
                <w:szCs w:val="20"/>
              </w:rPr>
            </w:pPr>
            <w:r w:rsidRPr="00FF654E">
              <w:rPr>
                <w:sz w:val="20"/>
                <w:szCs w:val="20"/>
              </w:rPr>
              <w:t xml:space="preserve">Number functional groups in RLI </w:t>
            </w:r>
          </w:p>
        </w:tc>
        <w:tc>
          <w:tcPr>
            <w:tcW w:w="1311" w:type="dxa"/>
            <w:hideMark/>
          </w:tcPr>
          <w:p w14:paraId="2219B842" w14:textId="60B3B282" w:rsidR="00E7279F" w:rsidRPr="00FF654E" w:rsidRDefault="00E7279F" w:rsidP="00167B86">
            <w:pPr>
              <w:outlineLvl w:val="0"/>
              <w:cnfStyle w:val="100000000000" w:firstRow="1" w:lastRow="0" w:firstColumn="0" w:lastColumn="0" w:oddVBand="0" w:evenVBand="0" w:oddHBand="0" w:evenHBand="0" w:firstRowFirstColumn="0" w:firstRowLastColumn="0" w:lastRowFirstColumn="0" w:lastRowLastColumn="0"/>
              <w:rPr>
                <w:sz w:val="20"/>
                <w:szCs w:val="20"/>
              </w:rPr>
            </w:pPr>
            <w:r w:rsidRPr="00FF654E">
              <w:rPr>
                <w:sz w:val="20"/>
                <w:szCs w:val="20"/>
              </w:rPr>
              <w:t>Number functional groups in ‘true’ MTI</w:t>
            </w:r>
          </w:p>
        </w:tc>
        <w:tc>
          <w:tcPr>
            <w:tcW w:w="1471" w:type="dxa"/>
            <w:hideMark/>
          </w:tcPr>
          <w:p w14:paraId="4FBE8555" w14:textId="598BEDDA" w:rsidR="00E7279F" w:rsidRPr="00FF654E" w:rsidRDefault="00E7279F" w:rsidP="000A6F66">
            <w:pPr>
              <w:outlineLvl w:val="0"/>
              <w:cnfStyle w:val="100000000000" w:firstRow="1" w:lastRow="0" w:firstColumn="0" w:lastColumn="0" w:oddVBand="0" w:evenVBand="0" w:oddHBand="0" w:evenHBand="0" w:firstRowFirstColumn="0" w:firstRowLastColumn="0" w:lastRowFirstColumn="0" w:lastRowLastColumn="0"/>
              <w:rPr>
                <w:sz w:val="20"/>
                <w:szCs w:val="20"/>
              </w:rPr>
            </w:pPr>
            <w:r w:rsidRPr="00FF654E">
              <w:rPr>
                <w:sz w:val="20"/>
                <w:szCs w:val="20"/>
              </w:rPr>
              <w:t>Number functional groups in landed MTI</w:t>
            </w:r>
            <w:r w:rsidR="007510A2">
              <w:rPr>
                <w:sz w:val="20"/>
                <w:szCs w:val="20"/>
              </w:rPr>
              <w:t xml:space="preserve"> (50%)</w:t>
            </w:r>
          </w:p>
        </w:tc>
        <w:tc>
          <w:tcPr>
            <w:tcW w:w="1471" w:type="dxa"/>
          </w:tcPr>
          <w:p w14:paraId="1954614B" w14:textId="68309BDC" w:rsidR="00E7279F" w:rsidRPr="00FF654E" w:rsidRDefault="00E7279F" w:rsidP="000A6F66">
            <w:pPr>
              <w:outlineLvl w:val="0"/>
              <w:cnfStyle w:val="100000000000" w:firstRow="1" w:lastRow="0" w:firstColumn="0" w:lastColumn="0" w:oddVBand="0" w:evenVBand="0" w:oddHBand="0" w:evenHBand="0" w:firstRowFirstColumn="0" w:firstRowLastColumn="0" w:lastRowFirstColumn="0" w:lastRowLastColumn="0"/>
              <w:rPr>
                <w:sz w:val="20"/>
                <w:szCs w:val="20"/>
              </w:rPr>
            </w:pPr>
            <w:r w:rsidRPr="00FF654E">
              <w:rPr>
                <w:sz w:val="20"/>
                <w:szCs w:val="20"/>
              </w:rPr>
              <w:t xml:space="preserve">Number functional groups in </w:t>
            </w:r>
            <w:r w:rsidRPr="00EE1968">
              <w:rPr>
                <w:color w:val="FF0000"/>
                <w:sz w:val="20"/>
                <w:szCs w:val="20"/>
              </w:rPr>
              <w:t>catch</w:t>
            </w:r>
            <w:r w:rsidR="000A6F66">
              <w:rPr>
                <w:color w:val="FF0000"/>
                <w:sz w:val="20"/>
                <w:szCs w:val="20"/>
              </w:rPr>
              <w:t xml:space="preserve"> </w:t>
            </w:r>
            <w:r w:rsidRPr="00FF654E">
              <w:rPr>
                <w:sz w:val="20"/>
                <w:szCs w:val="20"/>
              </w:rPr>
              <w:t>MTI</w:t>
            </w:r>
            <w:r w:rsidR="007510A2">
              <w:rPr>
                <w:sz w:val="20"/>
                <w:szCs w:val="20"/>
              </w:rPr>
              <w:t xml:space="preserve"> (50%)</w:t>
            </w:r>
          </w:p>
        </w:tc>
      </w:tr>
      <w:tr w:rsidR="00E7279F" w:rsidRPr="00FF654E" w14:paraId="38018370" w14:textId="552530A5" w:rsidTr="00E7279F">
        <w:trPr>
          <w:trHeight w:val="345"/>
        </w:trPr>
        <w:tc>
          <w:tcPr>
            <w:cnfStyle w:val="001000000000" w:firstRow="0" w:lastRow="0" w:firstColumn="1" w:lastColumn="0" w:oddVBand="0" w:evenVBand="0" w:oddHBand="0" w:evenHBand="0" w:firstRowFirstColumn="0" w:firstRowLastColumn="0" w:lastRowFirstColumn="0" w:lastRowLastColumn="0"/>
            <w:tcW w:w="0" w:type="auto"/>
            <w:noWrap/>
            <w:hideMark/>
          </w:tcPr>
          <w:p w14:paraId="15E937CD" w14:textId="34AC21D0" w:rsidR="00E7279F" w:rsidRPr="00FF654E" w:rsidRDefault="00E7279F" w:rsidP="00D02543">
            <w:pPr>
              <w:outlineLvl w:val="0"/>
              <w:rPr>
                <w:sz w:val="20"/>
                <w:szCs w:val="20"/>
              </w:rPr>
            </w:pPr>
            <w:r w:rsidRPr="00FF654E">
              <w:rPr>
                <w:sz w:val="20"/>
                <w:szCs w:val="20"/>
              </w:rPr>
              <w:t>North Sea</w:t>
            </w:r>
          </w:p>
        </w:tc>
        <w:tc>
          <w:tcPr>
            <w:tcW w:w="0" w:type="auto"/>
            <w:noWrap/>
            <w:hideMark/>
          </w:tcPr>
          <w:p w14:paraId="2F0E6E4B" w14:textId="1CABDDAD" w:rsidR="00E7279F" w:rsidRPr="00FF654E" w:rsidRDefault="001A0FD7" w:rsidP="00D02543">
            <w:pPr>
              <w:outlineLvl w:val="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383</w:t>
            </w:r>
          </w:p>
        </w:tc>
        <w:tc>
          <w:tcPr>
            <w:tcW w:w="0" w:type="auto"/>
            <w:noWrap/>
            <w:hideMark/>
          </w:tcPr>
          <w:p w14:paraId="57A9FD46" w14:textId="77777777" w:rsidR="00E7279F" w:rsidRPr="00FF654E" w:rsidRDefault="00E7279F" w:rsidP="00D02543">
            <w:pPr>
              <w:outlineLvl w:val="0"/>
              <w:cnfStyle w:val="000000000000" w:firstRow="0" w:lastRow="0" w:firstColumn="0" w:lastColumn="0" w:oddVBand="0" w:evenVBand="0" w:oddHBand="0" w:evenHBand="0" w:firstRowFirstColumn="0" w:firstRowLastColumn="0" w:lastRowFirstColumn="0" w:lastRowLastColumn="0"/>
              <w:rPr>
                <w:sz w:val="20"/>
                <w:szCs w:val="20"/>
              </w:rPr>
            </w:pPr>
            <w:r w:rsidRPr="00FF654E">
              <w:rPr>
                <w:sz w:val="20"/>
                <w:szCs w:val="20"/>
              </w:rPr>
              <w:t>68</w:t>
            </w:r>
          </w:p>
        </w:tc>
        <w:tc>
          <w:tcPr>
            <w:tcW w:w="0" w:type="auto"/>
            <w:noWrap/>
            <w:hideMark/>
          </w:tcPr>
          <w:p w14:paraId="2F6651F4" w14:textId="7F1A02DE" w:rsidR="00E7279F" w:rsidRPr="00FF654E" w:rsidRDefault="001D1AFD" w:rsidP="00D02543">
            <w:pPr>
              <w:outlineLvl w:val="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15</w:t>
            </w:r>
            <w:r w:rsidR="001A0FD7">
              <w:rPr>
                <w:sz w:val="20"/>
                <w:szCs w:val="20"/>
              </w:rPr>
              <w:t>2</w:t>
            </w:r>
          </w:p>
        </w:tc>
        <w:tc>
          <w:tcPr>
            <w:tcW w:w="0" w:type="auto"/>
            <w:noWrap/>
            <w:hideMark/>
          </w:tcPr>
          <w:p w14:paraId="0362CA39" w14:textId="56B1BAAA" w:rsidR="00E7279F" w:rsidRPr="00FF654E" w:rsidRDefault="001D1AFD" w:rsidP="00D02543">
            <w:pPr>
              <w:outlineLvl w:val="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w:t>
            </w:r>
            <w:r w:rsidR="001A0FD7">
              <w:rPr>
                <w:sz w:val="20"/>
                <w:szCs w:val="20"/>
              </w:rPr>
              <w:t>0</w:t>
            </w:r>
          </w:p>
        </w:tc>
        <w:tc>
          <w:tcPr>
            <w:tcW w:w="0" w:type="auto"/>
            <w:noWrap/>
            <w:hideMark/>
          </w:tcPr>
          <w:p w14:paraId="7FF4923E" w14:textId="37F0FCBA" w:rsidR="00E7279F" w:rsidRPr="00FF654E" w:rsidRDefault="001D1AFD" w:rsidP="00D02543">
            <w:pPr>
              <w:outlineLvl w:val="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23</w:t>
            </w:r>
            <w:r w:rsidR="001A0FD7">
              <w:rPr>
                <w:sz w:val="20"/>
                <w:szCs w:val="20"/>
              </w:rPr>
              <w:t>5</w:t>
            </w:r>
          </w:p>
        </w:tc>
        <w:tc>
          <w:tcPr>
            <w:tcW w:w="0" w:type="auto"/>
            <w:noWrap/>
            <w:hideMark/>
          </w:tcPr>
          <w:p w14:paraId="649B54CC" w14:textId="5D4C6E13" w:rsidR="00E7279F" w:rsidRPr="00FF654E" w:rsidRDefault="001A0FD7" w:rsidP="00D02543">
            <w:pPr>
              <w:outlineLvl w:val="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37</w:t>
            </w:r>
          </w:p>
        </w:tc>
        <w:tc>
          <w:tcPr>
            <w:tcW w:w="0" w:type="auto"/>
            <w:noWrap/>
            <w:hideMark/>
          </w:tcPr>
          <w:p w14:paraId="3611151D" w14:textId="77777777" w:rsidR="00E7279F" w:rsidRPr="00FF654E" w:rsidRDefault="00E7279F" w:rsidP="00D02543">
            <w:pPr>
              <w:outlineLvl w:val="0"/>
              <w:cnfStyle w:val="000000000000" w:firstRow="0" w:lastRow="0" w:firstColumn="0" w:lastColumn="0" w:oddVBand="0" w:evenVBand="0" w:oddHBand="0" w:evenHBand="0" w:firstRowFirstColumn="0" w:firstRowLastColumn="0" w:lastRowFirstColumn="0" w:lastRowLastColumn="0"/>
              <w:rPr>
                <w:sz w:val="20"/>
                <w:szCs w:val="20"/>
              </w:rPr>
            </w:pPr>
            <w:r w:rsidRPr="00FF654E">
              <w:rPr>
                <w:sz w:val="20"/>
                <w:szCs w:val="20"/>
              </w:rPr>
              <w:t>52</w:t>
            </w:r>
          </w:p>
        </w:tc>
        <w:tc>
          <w:tcPr>
            <w:tcW w:w="0" w:type="auto"/>
            <w:noWrap/>
            <w:hideMark/>
          </w:tcPr>
          <w:p w14:paraId="4863CECE" w14:textId="24134D05" w:rsidR="00E7279F" w:rsidRPr="00FF654E" w:rsidRDefault="00E7279F" w:rsidP="002E1A07">
            <w:pPr>
              <w:outlineLvl w:val="0"/>
              <w:cnfStyle w:val="000000000000" w:firstRow="0" w:lastRow="0" w:firstColumn="0" w:lastColumn="0" w:oddVBand="0" w:evenVBand="0" w:oddHBand="0" w:evenHBand="0" w:firstRowFirstColumn="0" w:firstRowLastColumn="0" w:lastRowFirstColumn="0" w:lastRowLastColumn="0"/>
              <w:rPr>
                <w:sz w:val="20"/>
                <w:szCs w:val="20"/>
              </w:rPr>
            </w:pPr>
            <w:r w:rsidRPr="00FF654E">
              <w:rPr>
                <w:sz w:val="20"/>
                <w:szCs w:val="20"/>
              </w:rPr>
              <w:t>3</w:t>
            </w:r>
            <w:r w:rsidR="002E1A07">
              <w:rPr>
                <w:sz w:val="20"/>
                <w:szCs w:val="20"/>
              </w:rPr>
              <w:t>7</w:t>
            </w:r>
            <w:r w:rsidR="007D0B19">
              <w:rPr>
                <w:sz w:val="20"/>
                <w:szCs w:val="20"/>
              </w:rPr>
              <w:t xml:space="preserve"> (39)</w:t>
            </w:r>
          </w:p>
        </w:tc>
        <w:tc>
          <w:tcPr>
            <w:tcW w:w="0" w:type="auto"/>
          </w:tcPr>
          <w:p w14:paraId="0EC7FED7" w14:textId="137E8F83" w:rsidR="00E7279F" w:rsidRPr="00FF654E" w:rsidRDefault="000A6F66" w:rsidP="002E1A07">
            <w:pPr>
              <w:outlineLvl w:val="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w:t>
            </w:r>
            <w:r w:rsidR="002E1A07">
              <w:rPr>
                <w:sz w:val="20"/>
                <w:szCs w:val="20"/>
              </w:rPr>
              <w:t>2</w:t>
            </w:r>
            <w:r w:rsidR="007D0B19">
              <w:rPr>
                <w:sz w:val="20"/>
                <w:szCs w:val="20"/>
              </w:rPr>
              <w:t xml:space="preserve"> (44)</w:t>
            </w:r>
          </w:p>
        </w:tc>
      </w:tr>
      <w:tr w:rsidR="00E7279F" w:rsidRPr="00FF654E" w14:paraId="7C1631F9" w14:textId="298829DE" w:rsidTr="00A74717">
        <w:trPr>
          <w:trHeight w:val="359"/>
        </w:trPr>
        <w:tc>
          <w:tcPr>
            <w:cnfStyle w:val="001000000000" w:firstRow="0" w:lastRow="0" w:firstColumn="1" w:lastColumn="0" w:oddVBand="0" w:evenVBand="0" w:oddHBand="0" w:evenHBand="0" w:firstRowFirstColumn="0" w:firstRowLastColumn="0" w:lastRowFirstColumn="0" w:lastRowLastColumn="0"/>
            <w:tcW w:w="0" w:type="auto"/>
            <w:noWrap/>
          </w:tcPr>
          <w:p w14:paraId="3E7F7B07" w14:textId="54C970E2" w:rsidR="00E7279F" w:rsidRPr="00FF654E" w:rsidRDefault="0027120C" w:rsidP="00D02543">
            <w:pPr>
              <w:outlineLvl w:val="0"/>
              <w:rPr>
                <w:sz w:val="20"/>
                <w:szCs w:val="20"/>
              </w:rPr>
            </w:pPr>
            <w:r w:rsidRPr="0027120C">
              <w:rPr>
                <w:rFonts w:ascii="Lucida Sans" w:eastAsia="Times New Roman" w:hAnsi="Lucida Sans" w:cs="Times New Roman"/>
                <w:color w:val="000000"/>
                <w:sz w:val="18"/>
                <w:szCs w:val="18"/>
                <w:lang w:val="en-US"/>
              </w:rPr>
              <w:t>Aleutians</w:t>
            </w:r>
          </w:p>
        </w:tc>
        <w:tc>
          <w:tcPr>
            <w:tcW w:w="0" w:type="auto"/>
            <w:noWrap/>
          </w:tcPr>
          <w:p w14:paraId="3B9F8413" w14:textId="7F65BC68" w:rsidR="00E7279F" w:rsidRPr="00FF654E" w:rsidRDefault="0027120C" w:rsidP="00D02543">
            <w:pPr>
              <w:outlineLvl w:val="0"/>
              <w:cnfStyle w:val="000000000000" w:firstRow="0" w:lastRow="0" w:firstColumn="0" w:lastColumn="0" w:oddVBand="0" w:evenVBand="0" w:oddHBand="0" w:evenHBand="0" w:firstRowFirstColumn="0" w:firstRowLastColumn="0" w:lastRowFirstColumn="0" w:lastRowLastColumn="0"/>
              <w:rPr>
                <w:sz w:val="20"/>
                <w:szCs w:val="20"/>
              </w:rPr>
            </w:pPr>
            <w:r w:rsidRPr="0027120C">
              <w:rPr>
                <w:rFonts w:ascii="Lucida Sans" w:eastAsia="Times New Roman" w:hAnsi="Lucida Sans" w:cs="Times New Roman"/>
                <w:color w:val="000000"/>
                <w:sz w:val="18"/>
                <w:szCs w:val="18"/>
                <w:lang w:val="en-US"/>
              </w:rPr>
              <w:t>294</w:t>
            </w:r>
          </w:p>
        </w:tc>
        <w:tc>
          <w:tcPr>
            <w:tcW w:w="0" w:type="auto"/>
            <w:noWrap/>
          </w:tcPr>
          <w:p w14:paraId="719AA025" w14:textId="3AB44F51" w:rsidR="00E7279F" w:rsidRPr="00FF654E" w:rsidRDefault="0027120C" w:rsidP="00D02543">
            <w:pPr>
              <w:outlineLvl w:val="0"/>
              <w:cnfStyle w:val="000000000000" w:firstRow="0" w:lastRow="0" w:firstColumn="0" w:lastColumn="0" w:oddVBand="0" w:evenVBand="0" w:oddHBand="0" w:evenHBand="0" w:firstRowFirstColumn="0" w:firstRowLastColumn="0" w:lastRowFirstColumn="0" w:lastRowLastColumn="0"/>
              <w:rPr>
                <w:sz w:val="20"/>
                <w:szCs w:val="20"/>
              </w:rPr>
            </w:pPr>
            <w:r w:rsidRPr="0027120C">
              <w:rPr>
                <w:rFonts w:ascii="Lucida Sans" w:eastAsia="Times New Roman" w:hAnsi="Lucida Sans" w:cs="Times New Roman"/>
                <w:color w:val="000000"/>
                <w:sz w:val="18"/>
                <w:szCs w:val="18"/>
                <w:lang w:val="en-US"/>
              </w:rPr>
              <w:t>4</w:t>
            </w:r>
            <w:r w:rsidR="00711E20">
              <w:rPr>
                <w:rFonts w:ascii="Lucida Sans" w:eastAsia="Times New Roman" w:hAnsi="Lucida Sans" w:cs="Times New Roman"/>
                <w:color w:val="000000"/>
                <w:sz w:val="18"/>
                <w:szCs w:val="18"/>
                <w:lang w:val="en-US"/>
              </w:rPr>
              <w:t>0</w:t>
            </w:r>
          </w:p>
        </w:tc>
        <w:tc>
          <w:tcPr>
            <w:tcW w:w="0" w:type="auto"/>
            <w:noWrap/>
          </w:tcPr>
          <w:p w14:paraId="53FEA413" w14:textId="4D818AB0" w:rsidR="00E7279F" w:rsidRPr="00FF654E" w:rsidRDefault="0027120C" w:rsidP="00D02543">
            <w:pPr>
              <w:outlineLvl w:val="0"/>
              <w:cnfStyle w:val="000000000000" w:firstRow="0" w:lastRow="0" w:firstColumn="0" w:lastColumn="0" w:oddVBand="0" w:evenVBand="0" w:oddHBand="0" w:evenHBand="0" w:firstRowFirstColumn="0" w:firstRowLastColumn="0" w:lastRowFirstColumn="0" w:lastRowLastColumn="0"/>
              <w:rPr>
                <w:sz w:val="20"/>
                <w:szCs w:val="20"/>
              </w:rPr>
            </w:pPr>
            <w:r w:rsidRPr="0027120C">
              <w:rPr>
                <w:rFonts w:ascii="Lucida Sans" w:eastAsia="Times New Roman" w:hAnsi="Lucida Sans" w:cs="Times New Roman"/>
                <w:color w:val="000000"/>
                <w:sz w:val="18"/>
                <w:szCs w:val="18"/>
                <w:lang w:val="en-US"/>
              </w:rPr>
              <w:t>12</w:t>
            </w:r>
            <w:r w:rsidR="00711E20">
              <w:rPr>
                <w:rFonts w:ascii="Lucida Sans" w:eastAsia="Times New Roman" w:hAnsi="Lucida Sans" w:cs="Times New Roman"/>
                <w:color w:val="000000"/>
                <w:sz w:val="18"/>
                <w:szCs w:val="18"/>
                <w:lang w:val="en-US"/>
              </w:rPr>
              <w:t>4</w:t>
            </w:r>
          </w:p>
        </w:tc>
        <w:tc>
          <w:tcPr>
            <w:tcW w:w="0" w:type="auto"/>
            <w:noWrap/>
          </w:tcPr>
          <w:p w14:paraId="6AE957D3" w14:textId="65B45D58" w:rsidR="00E7279F" w:rsidRPr="00FF654E" w:rsidRDefault="0027120C" w:rsidP="00D02543">
            <w:pPr>
              <w:outlineLvl w:val="0"/>
              <w:cnfStyle w:val="000000000000" w:firstRow="0" w:lastRow="0" w:firstColumn="0" w:lastColumn="0" w:oddVBand="0" w:evenVBand="0" w:oddHBand="0" w:evenHBand="0" w:firstRowFirstColumn="0" w:firstRowLastColumn="0" w:lastRowFirstColumn="0" w:lastRowLastColumn="0"/>
              <w:rPr>
                <w:sz w:val="20"/>
                <w:szCs w:val="20"/>
              </w:rPr>
            </w:pPr>
            <w:r w:rsidRPr="0027120C">
              <w:rPr>
                <w:rFonts w:ascii="Lucida Sans" w:eastAsia="Times New Roman" w:hAnsi="Lucida Sans" w:cs="Times New Roman"/>
                <w:color w:val="000000"/>
                <w:sz w:val="18"/>
                <w:szCs w:val="18"/>
                <w:lang w:val="en-US"/>
              </w:rPr>
              <w:t>26</w:t>
            </w:r>
          </w:p>
        </w:tc>
        <w:tc>
          <w:tcPr>
            <w:tcW w:w="0" w:type="auto"/>
            <w:noWrap/>
          </w:tcPr>
          <w:p w14:paraId="14DB1B36" w14:textId="3F85E6CF" w:rsidR="00E7279F" w:rsidRPr="00FF654E" w:rsidRDefault="0027120C" w:rsidP="00D02543">
            <w:pPr>
              <w:outlineLvl w:val="0"/>
              <w:cnfStyle w:val="000000000000" w:firstRow="0" w:lastRow="0" w:firstColumn="0" w:lastColumn="0" w:oddVBand="0" w:evenVBand="0" w:oddHBand="0" w:evenHBand="0" w:firstRowFirstColumn="0" w:firstRowLastColumn="0" w:lastRowFirstColumn="0" w:lastRowLastColumn="0"/>
              <w:rPr>
                <w:sz w:val="20"/>
                <w:szCs w:val="20"/>
              </w:rPr>
            </w:pPr>
            <w:r w:rsidRPr="0027120C">
              <w:rPr>
                <w:rFonts w:ascii="Lucida Sans" w:eastAsia="Times New Roman" w:hAnsi="Lucida Sans" w:cs="Times New Roman"/>
                <w:color w:val="000000"/>
                <w:sz w:val="18"/>
                <w:szCs w:val="18"/>
                <w:lang w:val="en-US"/>
              </w:rPr>
              <w:t>16</w:t>
            </w:r>
            <w:r w:rsidR="00711E20">
              <w:rPr>
                <w:rFonts w:ascii="Lucida Sans" w:eastAsia="Times New Roman" w:hAnsi="Lucida Sans" w:cs="Times New Roman"/>
                <w:color w:val="000000"/>
                <w:sz w:val="18"/>
                <w:szCs w:val="18"/>
                <w:lang w:val="en-US"/>
              </w:rPr>
              <w:t>5</w:t>
            </w:r>
          </w:p>
        </w:tc>
        <w:tc>
          <w:tcPr>
            <w:tcW w:w="0" w:type="auto"/>
            <w:noWrap/>
          </w:tcPr>
          <w:p w14:paraId="34AFAD47" w14:textId="23CAC647" w:rsidR="00E7279F" w:rsidRPr="00FF654E" w:rsidRDefault="0027120C" w:rsidP="00D02543">
            <w:pPr>
              <w:outlineLvl w:val="0"/>
              <w:cnfStyle w:val="000000000000" w:firstRow="0" w:lastRow="0" w:firstColumn="0" w:lastColumn="0" w:oddVBand="0" w:evenVBand="0" w:oddHBand="0" w:evenHBand="0" w:firstRowFirstColumn="0" w:firstRowLastColumn="0" w:lastRowFirstColumn="0" w:lastRowLastColumn="0"/>
              <w:rPr>
                <w:sz w:val="20"/>
                <w:szCs w:val="20"/>
              </w:rPr>
            </w:pPr>
            <w:r w:rsidRPr="0027120C">
              <w:rPr>
                <w:rFonts w:ascii="Lucida Sans" w:eastAsia="Times New Roman" w:hAnsi="Lucida Sans" w:cs="Times New Roman"/>
                <w:color w:val="000000"/>
                <w:sz w:val="18"/>
                <w:szCs w:val="18"/>
                <w:lang w:val="en-US"/>
              </w:rPr>
              <w:t>20</w:t>
            </w:r>
          </w:p>
        </w:tc>
        <w:tc>
          <w:tcPr>
            <w:tcW w:w="0" w:type="auto"/>
            <w:noWrap/>
          </w:tcPr>
          <w:p w14:paraId="52973B48" w14:textId="0E78FAF1" w:rsidR="00E7279F" w:rsidRPr="00FF654E" w:rsidRDefault="0027120C" w:rsidP="00D02543">
            <w:pPr>
              <w:outlineLvl w:val="0"/>
              <w:cnfStyle w:val="000000000000" w:firstRow="0" w:lastRow="0" w:firstColumn="0" w:lastColumn="0" w:oddVBand="0" w:evenVBand="0" w:oddHBand="0" w:evenHBand="0" w:firstRowFirstColumn="0" w:firstRowLastColumn="0" w:lastRowFirstColumn="0" w:lastRowLastColumn="0"/>
              <w:rPr>
                <w:sz w:val="20"/>
                <w:szCs w:val="20"/>
              </w:rPr>
            </w:pPr>
            <w:r w:rsidRPr="0027120C">
              <w:rPr>
                <w:rFonts w:ascii="Lucida Sans" w:eastAsia="Times New Roman" w:hAnsi="Lucida Sans" w:cs="Times New Roman"/>
                <w:color w:val="000000"/>
                <w:sz w:val="18"/>
                <w:szCs w:val="18"/>
                <w:lang w:val="en-US"/>
              </w:rPr>
              <w:t>27</w:t>
            </w:r>
          </w:p>
        </w:tc>
        <w:tc>
          <w:tcPr>
            <w:tcW w:w="0" w:type="auto"/>
            <w:noWrap/>
          </w:tcPr>
          <w:p w14:paraId="0ECA25BB" w14:textId="754D61D8" w:rsidR="00E7279F" w:rsidRPr="00FF654E" w:rsidRDefault="0027120C" w:rsidP="00D02543">
            <w:pPr>
              <w:outlineLvl w:val="0"/>
              <w:cnfStyle w:val="000000000000" w:firstRow="0" w:lastRow="0" w:firstColumn="0" w:lastColumn="0" w:oddVBand="0" w:evenVBand="0" w:oddHBand="0" w:evenHBand="0" w:firstRowFirstColumn="0" w:firstRowLastColumn="0" w:lastRowFirstColumn="0" w:lastRowLastColumn="0"/>
              <w:rPr>
                <w:sz w:val="20"/>
                <w:szCs w:val="20"/>
              </w:rPr>
            </w:pPr>
            <w:r w:rsidRPr="0027120C">
              <w:rPr>
                <w:rFonts w:ascii="Lucida Sans" w:eastAsia="Times New Roman" w:hAnsi="Lucida Sans" w:cs="Times New Roman"/>
                <w:color w:val="000000"/>
                <w:sz w:val="18"/>
                <w:szCs w:val="18"/>
                <w:lang w:val="en-US"/>
              </w:rPr>
              <w:t>1</w:t>
            </w:r>
            <w:r w:rsidR="00711E20">
              <w:rPr>
                <w:rFonts w:ascii="Lucida Sans" w:eastAsia="Times New Roman" w:hAnsi="Lucida Sans" w:cs="Times New Roman"/>
                <w:color w:val="000000"/>
                <w:sz w:val="18"/>
                <w:szCs w:val="18"/>
                <w:lang w:val="en-US"/>
              </w:rPr>
              <w:t>0(12)</w:t>
            </w:r>
          </w:p>
        </w:tc>
        <w:tc>
          <w:tcPr>
            <w:tcW w:w="0" w:type="auto"/>
          </w:tcPr>
          <w:p w14:paraId="67BAE01F" w14:textId="50D13D33" w:rsidR="00E7279F" w:rsidRPr="00FF654E" w:rsidRDefault="0027120C" w:rsidP="00D02543">
            <w:pPr>
              <w:outlineLvl w:val="0"/>
              <w:cnfStyle w:val="000000000000" w:firstRow="0" w:lastRow="0" w:firstColumn="0" w:lastColumn="0" w:oddVBand="0" w:evenVBand="0" w:oddHBand="0" w:evenHBand="0" w:firstRowFirstColumn="0" w:firstRowLastColumn="0" w:lastRowFirstColumn="0" w:lastRowLastColumn="0"/>
              <w:rPr>
                <w:sz w:val="20"/>
                <w:szCs w:val="20"/>
              </w:rPr>
            </w:pPr>
            <w:r w:rsidRPr="0027120C">
              <w:rPr>
                <w:rFonts w:ascii="Lucida Sans" w:eastAsia="Times New Roman" w:hAnsi="Lucida Sans" w:cs="Times New Roman"/>
                <w:color w:val="000000"/>
                <w:sz w:val="18"/>
                <w:szCs w:val="18"/>
                <w:lang w:val="en-US"/>
              </w:rPr>
              <w:t>1</w:t>
            </w:r>
            <w:r w:rsidR="00711E20">
              <w:rPr>
                <w:rFonts w:ascii="Lucida Sans" w:eastAsia="Times New Roman" w:hAnsi="Lucida Sans" w:cs="Times New Roman"/>
                <w:color w:val="000000"/>
                <w:sz w:val="18"/>
                <w:szCs w:val="18"/>
                <w:lang w:val="en-US"/>
              </w:rPr>
              <w:t>4(16)</w:t>
            </w:r>
          </w:p>
        </w:tc>
      </w:tr>
      <w:tr w:rsidR="00A74717" w:rsidRPr="00FF654E" w14:paraId="41705C63" w14:textId="77777777" w:rsidTr="00E7279F">
        <w:trPr>
          <w:trHeight w:val="345"/>
        </w:trPr>
        <w:tc>
          <w:tcPr>
            <w:cnfStyle w:val="001000000000" w:firstRow="0" w:lastRow="0" w:firstColumn="1" w:lastColumn="0" w:oddVBand="0" w:evenVBand="0" w:oddHBand="0" w:evenHBand="0" w:firstRowFirstColumn="0" w:firstRowLastColumn="0" w:lastRowFirstColumn="0" w:lastRowLastColumn="0"/>
            <w:tcW w:w="0" w:type="auto"/>
            <w:noWrap/>
          </w:tcPr>
          <w:p w14:paraId="4D918D19" w14:textId="1DBBF005" w:rsidR="00A74717" w:rsidRPr="0027120C" w:rsidRDefault="00A74717" w:rsidP="00D02543">
            <w:pPr>
              <w:outlineLvl w:val="0"/>
              <w:rPr>
                <w:rFonts w:ascii="Lucida Sans" w:eastAsia="Times New Roman" w:hAnsi="Lucida Sans" w:cs="Times New Roman"/>
                <w:color w:val="000000"/>
                <w:sz w:val="18"/>
                <w:szCs w:val="18"/>
                <w:lang w:val="en-US"/>
              </w:rPr>
            </w:pPr>
            <w:r w:rsidRPr="00A74717">
              <w:rPr>
                <w:rFonts w:ascii="Lucida Sans" w:eastAsia="Times New Roman" w:hAnsi="Lucida Sans" w:cs="Times New Roman"/>
                <w:color w:val="000000"/>
                <w:sz w:val="18"/>
                <w:szCs w:val="18"/>
                <w:lang w:val="en-US"/>
              </w:rPr>
              <w:t>NthAdriatic</w:t>
            </w:r>
          </w:p>
        </w:tc>
        <w:tc>
          <w:tcPr>
            <w:tcW w:w="0" w:type="auto"/>
            <w:noWrap/>
          </w:tcPr>
          <w:p w14:paraId="63DEE7E0" w14:textId="334B4867" w:rsidR="00A74717" w:rsidRPr="0027120C" w:rsidRDefault="00A74717" w:rsidP="00D02543">
            <w:pPr>
              <w:outlineLvl w:val="0"/>
              <w:cnfStyle w:val="000000000000" w:firstRow="0" w:lastRow="0" w:firstColumn="0" w:lastColumn="0" w:oddVBand="0" w:evenVBand="0" w:oddHBand="0" w:evenHBand="0" w:firstRowFirstColumn="0" w:firstRowLastColumn="0" w:lastRowFirstColumn="0" w:lastRowLastColumn="0"/>
              <w:rPr>
                <w:rFonts w:ascii="Lucida Sans" w:eastAsia="Times New Roman" w:hAnsi="Lucida Sans" w:cs="Times New Roman"/>
                <w:color w:val="000000"/>
                <w:sz w:val="18"/>
                <w:szCs w:val="18"/>
                <w:lang w:val="en-US"/>
              </w:rPr>
            </w:pPr>
            <w:r w:rsidRPr="00A74717">
              <w:rPr>
                <w:rFonts w:ascii="Lucida Sans" w:eastAsia="Times New Roman" w:hAnsi="Lucida Sans" w:cs="Times New Roman"/>
                <w:color w:val="000000"/>
                <w:sz w:val="18"/>
                <w:szCs w:val="18"/>
                <w:lang w:val="en-US"/>
              </w:rPr>
              <w:t>356</w:t>
            </w:r>
          </w:p>
        </w:tc>
        <w:tc>
          <w:tcPr>
            <w:tcW w:w="0" w:type="auto"/>
            <w:noWrap/>
          </w:tcPr>
          <w:p w14:paraId="79725683" w14:textId="5D7E94F8" w:rsidR="00A74717" w:rsidRPr="0027120C" w:rsidRDefault="00A74717" w:rsidP="00D02543">
            <w:pPr>
              <w:outlineLvl w:val="0"/>
              <w:cnfStyle w:val="000000000000" w:firstRow="0" w:lastRow="0" w:firstColumn="0" w:lastColumn="0" w:oddVBand="0" w:evenVBand="0" w:oddHBand="0" w:evenHBand="0" w:firstRowFirstColumn="0" w:firstRowLastColumn="0" w:lastRowFirstColumn="0" w:lastRowLastColumn="0"/>
              <w:rPr>
                <w:rFonts w:ascii="Lucida Sans" w:eastAsia="Times New Roman" w:hAnsi="Lucida Sans" w:cs="Times New Roman"/>
                <w:color w:val="000000"/>
                <w:sz w:val="18"/>
                <w:szCs w:val="18"/>
                <w:lang w:val="en-US"/>
              </w:rPr>
            </w:pPr>
            <w:r w:rsidRPr="00A74717">
              <w:rPr>
                <w:rFonts w:ascii="Lucida Sans" w:eastAsia="Times New Roman" w:hAnsi="Lucida Sans" w:cs="Times New Roman"/>
                <w:color w:val="000000"/>
                <w:sz w:val="18"/>
                <w:szCs w:val="18"/>
                <w:lang w:val="en-US"/>
              </w:rPr>
              <w:t>34</w:t>
            </w:r>
          </w:p>
        </w:tc>
        <w:tc>
          <w:tcPr>
            <w:tcW w:w="0" w:type="auto"/>
            <w:noWrap/>
          </w:tcPr>
          <w:p w14:paraId="326DCD23" w14:textId="29230679" w:rsidR="00A74717" w:rsidRPr="0027120C" w:rsidRDefault="00A74717" w:rsidP="00D02543">
            <w:pPr>
              <w:outlineLvl w:val="0"/>
              <w:cnfStyle w:val="000000000000" w:firstRow="0" w:lastRow="0" w:firstColumn="0" w:lastColumn="0" w:oddVBand="0" w:evenVBand="0" w:oddHBand="0" w:evenHBand="0" w:firstRowFirstColumn="0" w:firstRowLastColumn="0" w:lastRowFirstColumn="0" w:lastRowLastColumn="0"/>
              <w:rPr>
                <w:rFonts w:ascii="Lucida Sans" w:eastAsia="Times New Roman" w:hAnsi="Lucida Sans" w:cs="Times New Roman"/>
                <w:color w:val="000000"/>
                <w:sz w:val="18"/>
                <w:szCs w:val="18"/>
                <w:lang w:val="en-US"/>
              </w:rPr>
            </w:pPr>
            <w:r w:rsidRPr="00A74717">
              <w:rPr>
                <w:rFonts w:ascii="Lucida Sans" w:eastAsia="Times New Roman" w:hAnsi="Lucida Sans" w:cs="Times New Roman"/>
                <w:color w:val="000000"/>
                <w:sz w:val="18"/>
                <w:szCs w:val="18"/>
                <w:lang w:val="en-US"/>
              </w:rPr>
              <w:t>121</w:t>
            </w:r>
          </w:p>
        </w:tc>
        <w:tc>
          <w:tcPr>
            <w:tcW w:w="0" w:type="auto"/>
            <w:noWrap/>
          </w:tcPr>
          <w:p w14:paraId="396380C5" w14:textId="4C511E32" w:rsidR="00A74717" w:rsidRPr="0027120C" w:rsidRDefault="00A74717" w:rsidP="00D02543">
            <w:pPr>
              <w:outlineLvl w:val="0"/>
              <w:cnfStyle w:val="000000000000" w:firstRow="0" w:lastRow="0" w:firstColumn="0" w:lastColumn="0" w:oddVBand="0" w:evenVBand="0" w:oddHBand="0" w:evenHBand="0" w:firstRowFirstColumn="0" w:firstRowLastColumn="0" w:lastRowFirstColumn="0" w:lastRowLastColumn="0"/>
              <w:rPr>
                <w:rFonts w:ascii="Lucida Sans" w:eastAsia="Times New Roman" w:hAnsi="Lucida Sans" w:cs="Times New Roman"/>
                <w:color w:val="000000"/>
                <w:sz w:val="18"/>
                <w:szCs w:val="18"/>
                <w:lang w:val="en-US"/>
              </w:rPr>
            </w:pPr>
            <w:r w:rsidRPr="00A74717">
              <w:rPr>
                <w:rFonts w:ascii="Lucida Sans" w:eastAsia="Times New Roman" w:hAnsi="Lucida Sans" w:cs="Times New Roman"/>
                <w:color w:val="000000"/>
                <w:sz w:val="18"/>
                <w:szCs w:val="18"/>
                <w:lang w:val="en-US"/>
              </w:rPr>
              <w:t>16</w:t>
            </w:r>
          </w:p>
        </w:tc>
        <w:tc>
          <w:tcPr>
            <w:tcW w:w="0" w:type="auto"/>
            <w:noWrap/>
          </w:tcPr>
          <w:p w14:paraId="394FE33A" w14:textId="0FC8F1AE" w:rsidR="00A74717" w:rsidRPr="0027120C" w:rsidRDefault="00A74717" w:rsidP="00D02543">
            <w:pPr>
              <w:outlineLvl w:val="0"/>
              <w:cnfStyle w:val="000000000000" w:firstRow="0" w:lastRow="0" w:firstColumn="0" w:lastColumn="0" w:oddVBand="0" w:evenVBand="0" w:oddHBand="0" w:evenHBand="0" w:firstRowFirstColumn="0" w:firstRowLastColumn="0" w:lastRowFirstColumn="0" w:lastRowLastColumn="0"/>
              <w:rPr>
                <w:rFonts w:ascii="Lucida Sans" w:eastAsia="Times New Roman" w:hAnsi="Lucida Sans" w:cs="Times New Roman"/>
                <w:color w:val="000000"/>
                <w:sz w:val="18"/>
                <w:szCs w:val="18"/>
                <w:lang w:val="en-US"/>
              </w:rPr>
            </w:pPr>
            <w:r w:rsidRPr="00A74717">
              <w:rPr>
                <w:rFonts w:ascii="Lucida Sans" w:eastAsia="Times New Roman" w:hAnsi="Lucida Sans" w:cs="Times New Roman"/>
                <w:color w:val="000000"/>
                <w:sz w:val="18"/>
                <w:szCs w:val="18"/>
                <w:lang w:val="en-US"/>
              </w:rPr>
              <w:t>303</w:t>
            </w:r>
          </w:p>
        </w:tc>
        <w:tc>
          <w:tcPr>
            <w:tcW w:w="0" w:type="auto"/>
            <w:noWrap/>
          </w:tcPr>
          <w:p w14:paraId="48CD03DB" w14:textId="39B9DF1C" w:rsidR="00A74717" w:rsidRPr="0027120C" w:rsidRDefault="00A74717" w:rsidP="00D02543">
            <w:pPr>
              <w:outlineLvl w:val="0"/>
              <w:cnfStyle w:val="000000000000" w:firstRow="0" w:lastRow="0" w:firstColumn="0" w:lastColumn="0" w:oddVBand="0" w:evenVBand="0" w:oddHBand="0" w:evenHBand="0" w:firstRowFirstColumn="0" w:firstRowLastColumn="0" w:lastRowFirstColumn="0" w:lastRowLastColumn="0"/>
              <w:rPr>
                <w:rFonts w:ascii="Lucida Sans" w:eastAsia="Times New Roman" w:hAnsi="Lucida Sans" w:cs="Times New Roman"/>
                <w:color w:val="000000"/>
                <w:sz w:val="18"/>
                <w:szCs w:val="18"/>
                <w:lang w:val="en-US"/>
              </w:rPr>
            </w:pPr>
            <w:r w:rsidRPr="00A74717">
              <w:rPr>
                <w:rFonts w:ascii="Lucida Sans" w:eastAsia="Times New Roman" w:hAnsi="Lucida Sans" w:cs="Times New Roman"/>
                <w:color w:val="000000"/>
                <w:sz w:val="18"/>
                <w:szCs w:val="18"/>
                <w:lang w:val="en-US"/>
              </w:rPr>
              <w:t>23</w:t>
            </w:r>
          </w:p>
        </w:tc>
        <w:tc>
          <w:tcPr>
            <w:tcW w:w="0" w:type="auto"/>
            <w:noWrap/>
          </w:tcPr>
          <w:p w14:paraId="7C19D5F3" w14:textId="316655A9" w:rsidR="00A74717" w:rsidRPr="0027120C" w:rsidRDefault="00A74717" w:rsidP="00A74717">
            <w:pPr>
              <w:outlineLvl w:val="0"/>
              <w:cnfStyle w:val="000000000000" w:firstRow="0" w:lastRow="0" w:firstColumn="0" w:lastColumn="0" w:oddVBand="0" w:evenVBand="0" w:oddHBand="0" w:evenHBand="0" w:firstRowFirstColumn="0" w:firstRowLastColumn="0" w:lastRowFirstColumn="0" w:lastRowLastColumn="0"/>
              <w:rPr>
                <w:rFonts w:ascii="Lucida Sans" w:eastAsia="Times New Roman" w:hAnsi="Lucida Sans" w:cs="Times New Roman"/>
                <w:color w:val="000000"/>
                <w:sz w:val="18"/>
                <w:szCs w:val="18"/>
                <w:lang w:val="en-US"/>
              </w:rPr>
            </w:pPr>
            <w:r w:rsidRPr="00A74717">
              <w:rPr>
                <w:rFonts w:ascii="Lucida Sans" w:eastAsia="Times New Roman" w:hAnsi="Lucida Sans" w:cs="Times New Roman"/>
                <w:color w:val="000000"/>
                <w:sz w:val="18"/>
                <w:szCs w:val="18"/>
                <w:lang w:val="en-US"/>
              </w:rPr>
              <w:t>15</w:t>
            </w:r>
            <w:r>
              <w:rPr>
                <w:rFonts w:ascii="Lucida Sans" w:eastAsia="Times New Roman" w:hAnsi="Lucida Sans" w:cs="Times New Roman"/>
                <w:color w:val="000000"/>
                <w:sz w:val="18"/>
                <w:szCs w:val="18"/>
                <w:lang w:val="en-US"/>
              </w:rPr>
              <w:t xml:space="preserve"> </w:t>
            </w:r>
          </w:p>
        </w:tc>
        <w:tc>
          <w:tcPr>
            <w:tcW w:w="0" w:type="auto"/>
            <w:noWrap/>
          </w:tcPr>
          <w:p w14:paraId="0631D2FA" w14:textId="6459FE5B" w:rsidR="00A74717" w:rsidRPr="0027120C" w:rsidRDefault="00A74717" w:rsidP="00D02543">
            <w:pPr>
              <w:outlineLvl w:val="0"/>
              <w:cnfStyle w:val="000000000000" w:firstRow="0" w:lastRow="0" w:firstColumn="0" w:lastColumn="0" w:oddVBand="0" w:evenVBand="0" w:oddHBand="0" w:evenHBand="0" w:firstRowFirstColumn="0" w:firstRowLastColumn="0" w:lastRowFirstColumn="0" w:lastRowLastColumn="0"/>
              <w:rPr>
                <w:rFonts w:ascii="Lucida Sans" w:eastAsia="Times New Roman" w:hAnsi="Lucida Sans" w:cs="Times New Roman"/>
                <w:color w:val="000000"/>
                <w:sz w:val="18"/>
                <w:szCs w:val="18"/>
                <w:lang w:val="en-US"/>
              </w:rPr>
            </w:pPr>
            <w:r w:rsidRPr="00A74717">
              <w:rPr>
                <w:rFonts w:ascii="Lucida Sans" w:eastAsia="Times New Roman" w:hAnsi="Lucida Sans" w:cs="Times New Roman"/>
                <w:color w:val="000000"/>
                <w:sz w:val="18"/>
                <w:szCs w:val="18"/>
                <w:lang w:val="en-US"/>
              </w:rPr>
              <w:t>13</w:t>
            </w:r>
            <w:r>
              <w:rPr>
                <w:rFonts w:ascii="Lucida Sans" w:eastAsia="Times New Roman" w:hAnsi="Lucida Sans" w:cs="Times New Roman"/>
                <w:color w:val="000000"/>
                <w:sz w:val="18"/>
                <w:szCs w:val="18"/>
                <w:lang w:val="en-US"/>
              </w:rPr>
              <w:t xml:space="preserve"> (13)</w:t>
            </w:r>
          </w:p>
        </w:tc>
        <w:tc>
          <w:tcPr>
            <w:tcW w:w="0" w:type="auto"/>
          </w:tcPr>
          <w:p w14:paraId="40777280" w14:textId="6B7FC5F8" w:rsidR="00A74717" w:rsidRPr="0027120C" w:rsidRDefault="00A74717" w:rsidP="00D02543">
            <w:pPr>
              <w:outlineLvl w:val="0"/>
              <w:cnfStyle w:val="000000000000" w:firstRow="0" w:lastRow="0" w:firstColumn="0" w:lastColumn="0" w:oddVBand="0" w:evenVBand="0" w:oddHBand="0" w:evenHBand="0" w:firstRowFirstColumn="0" w:firstRowLastColumn="0" w:lastRowFirstColumn="0" w:lastRowLastColumn="0"/>
              <w:rPr>
                <w:rFonts w:ascii="Lucida Sans" w:eastAsia="Times New Roman" w:hAnsi="Lucida Sans" w:cs="Times New Roman"/>
                <w:color w:val="000000"/>
                <w:sz w:val="18"/>
                <w:szCs w:val="18"/>
                <w:lang w:val="en-US"/>
              </w:rPr>
            </w:pPr>
            <w:r>
              <w:rPr>
                <w:rFonts w:ascii="Lucida Sans" w:eastAsia="Times New Roman" w:hAnsi="Lucida Sans" w:cs="Times New Roman"/>
                <w:color w:val="000000"/>
                <w:sz w:val="18"/>
                <w:szCs w:val="18"/>
                <w:lang w:val="en-US"/>
              </w:rPr>
              <w:t>14 (14)</w:t>
            </w:r>
          </w:p>
        </w:tc>
      </w:tr>
    </w:tbl>
    <w:p w14:paraId="7DC18580" w14:textId="77777777" w:rsidR="00005DF6" w:rsidRDefault="00005DF6" w:rsidP="00924432"/>
    <w:p w14:paraId="042B7D3C" w14:textId="77777777" w:rsidR="00005DF6" w:rsidRPr="00D827FE" w:rsidRDefault="00005DF6" w:rsidP="00924432"/>
    <w:tbl>
      <w:tblPr>
        <w:tblW w:w="13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68"/>
        <w:gridCol w:w="1134"/>
        <w:gridCol w:w="3260"/>
        <w:gridCol w:w="1112"/>
        <w:gridCol w:w="992"/>
        <w:gridCol w:w="709"/>
        <w:gridCol w:w="872"/>
        <w:gridCol w:w="872"/>
        <w:gridCol w:w="1113"/>
        <w:gridCol w:w="1276"/>
      </w:tblGrid>
      <w:tr w:rsidR="00D60B0B" w:rsidRPr="006E6487" w14:paraId="67398BF0" w14:textId="77777777" w:rsidTr="004F7141">
        <w:trPr>
          <w:trHeight w:val="169"/>
        </w:trPr>
        <w:tc>
          <w:tcPr>
            <w:tcW w:w="1668" w:type="dxa"/>
          </w:tcPr>
          <w:p w14:paraId="7727DEF6" w14:textId="77777777" w:rsidR="00D60B0B" w:rsidRPr="005B3384" w:rsidRDefault="00D60B0B" w:rsidP="00924432">
            <w:pPr>
              <w:rPr>
                <w:b/>
                <w:i/>
                <w:sz w:val="18"/>
                <w:szCs w:val="18"/>
              </w:rPr>
            </w:pPr>
            <w:r w:rsidRPr="005B3384">
              <w:rPr>
                <w:b/>
                <w:i/>
                <w:sz w:val="18"/>
                <w:szCs w:val="18"/>
              </w:rPr>
              <w:t>Model Region and reference</w:t>
            </w:r>
          </w:p>
        </w:tc>
        <w:tc>
          <w:tcPr>
            <w:tcW w:w="1134" w:type="dxa"/>
          </w:tcPr>
          <w:p w14:paraId="4FA17A81" w14:textId="77777777" w:rsidR="00D60B0B" w:rsidRPr="005B3384" w:rsidRDefault="00D60B0B" w:rsidP="00924432">
            <w:pPr>
              <w:rPr>
                <w:b/>
                <w:i/>
                <w:sz w:val="18"/>
                <w:szCs w:val="18"/>
              </w:rPr>
            </w:pPr>
            <w:r w:rsidRPr="005B3384">
              <w:rPr>
                <w:b/>
                <w:i/>
                <w:sz w:val="18"/>
                <w:szCs w:val="18"/>
              </w:rPr>
              <w:t>LME</w:t>
            </w:r>
          </w:p>
        </w:tc>
        <w:tc>
          <w:tcPr>
            <w:tcW w:w="3260" w:type="dxa"/>
          </w:tcPr>
          <w:p w14:paraId="00E57983" w14:textId="77777777" w:rsidR="00D60B0B" w:rsidRPr="005B3384" w:rsidRDefault="00D60B0B" w:rsidP="00924432">
            <w:pPr>
              <w:rPr>
                <w:b/>
                <w:i/>
                <w:sz w:val="18"/>
                <w:szCs w:val="18"/>
              </w:rPr>
            </w:pPr>
            <w:r w:rsidRPr="005B3384">
              <w:rPr>
                <w:b/>
                <w:i/>
                <w:sz w:val="18"/>
                <w:szCs w:val="18"/>
              </w:rPr>
              <w:t>Model objective</w:t>
            </w:r>
          </w:p>
        </w:tc>
        <w:tc>
          <w:tcPr>
            <w:tcW w:w="1112" w:type="dxa"/>
          </w:tcPr>
          <w:p w14:paraId="7E735779" w14:textId="77777777" w:rsidR="00D60B0B" w:rsidRPr="005B3384" w:rsidRDefault="00D60B0B" w:rsidP="00924432">
            <w:pPr>
              <w:jc w:val="center"/>
              <w:rPr>
                <w:b/>
                <w:i/>
                <w:sz w:val="18"/>
                <w:szCs w:val="18"/>
              </w:rPr>
            </w:pPr>
            <w:r w:rsidRPr="005B3384">
              <w:rPr>
                <w:b/>
                <w:i/>
                <w:sz w:val="18"/>
                <w:szCs w:val="18"/>
              </w:rPr>
              <w:t xml:space="preserve">Model FG </w:t>
            </w:r>
          </w:p>
        </w:tc>
        <w:tc>
          <w:tcPr>
            <w:tcW w:w="992" w:type="dxa"/>
          </w:tcPr>
          <w:p w14:paraId="29EFC8B3" w14:textId="77777777" w:rsidR="00D60B0B" w:rsidRPr="005B3384" w:rsidRDefault="00D60B0B" w:rsidP="00924432">
            <w:pPr>
              <w:jc w:val="center"/>
              <w:rPr>
                <w:b/>
                <w:i/>
                <w:sz w:val="18"/>
                <w:szCs w:val="18"/>
              </w:rPr>
            </w:pPr>
            <w:r w:rsidRPr="005B3384">
              <w:rPr>
                <w:b/>
                <w:i/>
                <w:sz w:val="18"/>
                <w:szCs w:val="18"/>
              </w:rPr>
              <w:t>FG in LPI</w:t>
            </w:r>
          </w:p>
        </w:tc>
        <w:tc>
          <w:tcPr>
            <w:tcW w:w="709" w:type="dxa"/>
          </w:tcPr>
          <w:p w14:paraId="6EF35743" w14:textId="77777777" w:rsidR="00D60B0B" w:rsidRPr="005B3384" w:rsidRDefault="00D60B0B" w:rsidP="00924432">
            <w:pPr>
              <w:jc w:val="center"/>
              <w:rPr>
                <w:b/>
                <w:i/>
                <w:sz w:val="18"/>
                <w:szCs w:val="18"/>
              </w:rPr>
            </w:pPr>
            <w:r w:rsidRPr="005B3384">
              <w:rPr>
                <w:b/>
                <w:i/>
                <w:sz w:val="18"/>
                <w:szCs w:val="18"/>
              </w:rPr>
              <w:t>FG in RLI</w:t>
            </w:r>
          </w:p>
        </w:tc>
        <w:tc>
          <w:tcPr>
            <w:tcW w:w="872" w:type="dxa"/>
          </w:tcPr>
          <w:p w14:paraId="08679630" w14:textId="77777777" w:rsidR="00D60B0B" w:rsidRPr="005B3384" w:rsidRDefault="00D60B0B" w:rsidP="00924432">
            <w:pPr>
              <w:jc w:val="center"/>
              <w:rPr>
                <w:b/>
                <w:i/>
                <w:sz w:val="18"/>
                <w:szCs w:val="18"/>
              </w:rPr>
            </w:pPr>
            <w:r w:rsidRPr="005B3384">
              <w:rPr>
                <w:b/>
                <w:i/>
                <w:sz w:val="18"/>
                <w:szCs w:val="18"/>
              </w:rPr>
              <w:t>Spp in RLI</w:t>
            </w:r>
          </w:p>
        </w:tc>
        <w:tc>
          <w:tcPr>
            <w:tcW w:w="872" w:type="dxa"/>
          </w:tcPr>
          <w:p w14:paraId="08F951D5" w14:textId="77777777" w:rsidR="00D60B0B" w:rsidRPr="005B3384" w:rsidRDefault="00D60B0B" w:rsidP="00924432">
            <w:pPr>
              <w:jc w:val="center"/>
              <w:rPr>
                <w:b/>
                <w:i/>
                <w:sz w:val="18"/>
                <w:szCs w:val="18"/>
              </w:rPr>
            </w:pPr>
            <w:r w:rsidRPr="005B3384">
              <w:rPr>
                <w:b/>
                <w:i/>
                <w:sz w:val="18"/>
                <w:szCs w:val="18"/>
              </w:rPr>
              <w:t>FG in MTI</w:t>
            </w:r>
          </w:p>
        </w:tc>
        <w:tc>
          <w:tcPr>
            <w:tcW w:w="1113" w:type="dxa"/>
          </w:tcPr>
          <w:p w14:paraId="5FC51A2A" w14:textId="77777777" w:rsidR="00D60B0B" w:rsidRPr="005B3384" w:rsidRDefault="00D60B0B" w:rsidP="00924432">
            <w:pPr>
              <w:jc w:val="center"/>
              <w:rPr>
                <w:b/>
                <w:i/>
                <w:sz w:val="18"/>
                <w:szCs w:val="18"/>
              </w:rPr>
            </w:pPr>
            <w:r w:rsidRPr="005B3384">
              <w:rPr>
                <w:b/>
                <w:i/>
                <w:sz w:val="18"/>
                <w:szCs w:val="18"/>
              </w:rPr>
              <w:t>Area of model</w:t>
            </w:r>
          </w:p>
        </w:tc>
        <w:tc>
          <w:tcPr>
            <w:tcW w:w="1276" w:type="dxa"/>
          </w:tcPr>
          <w:p w14:paraId="2789A988" w14:textId="77777777" w:rsidR="00D60B0B" w:rsidRPr="005B3384" w:rsidRDefault="00D60B0B" w:rsidP="00924432">
            <w:pPr>
              <w:jc w:val="center"/>
              <w:rPr>
                <w:b/>
                <w:i/>
                <w:sz w:val="18"/>
                <w:szCs w:val="18"/>
              </w:rPr>
            </w:pPr>
            <w:r w:rsidRPr="005B3384">
              <w:rPr>
                <w:b/>
                <w:i/>
                <w:sz w:val="18"/>
                <w:szCs w:val="18"/>
              </w:rPr>
              <w:t>Bottom trawl fleets/ total fleets</w:t>
            </w:r>
          </w:p>
        </w:tc>
      </w:tr>
      <w:tr w:rsidR="00D60B0B" w:rsidRPr="006E6487" w14:paraId="1A009167" w14:textId="77777777" w:rsidTr="004F7141">
        <w:trPr>
          <w:trHeight w:val="169"/>
        </w:trPr>
        <w:tc>
          <w:tcPr>
            <w:tcW w:w="1668" w:type="dxa"/>
          </w:tcPr>
          <w:p w14:paraId="25BA659C" w14:textId="77777777" w:rsidR="00D60B0B" w:rsidRPr="00D36AF0" w:rsidRDefault="00D60B0B" w:rsidP="00924432">
            <w:pPr>
              <w:keepNext/>
              <w:keepLines/>
              <w:spacing w:before="200"/>
              <w:outlineLvl w:val="6"/>
              <w:rPr>
                <w:sz w:val="18"/>
                <w:szCs w:val="18"/>
              </w:rPr>
            </w:pPr>
            <w:r w:rsidRPr="00D36AF0">
              <w:rPr>
                <w:sz w:val="18"/>
                <w:szCs w:val="18"/>
              </w:rPr>
              <w:lastRenderedPageBreak/>
              <w:t xml:space="preserve">Central Gulf of California </w:t>
            </w:r>
            <w:r w:rsidR="00C44DE9" w:rsidRPr="00D36AF0">
              <w:rPr>
                <w:sz w:val="18"/>
                <w:szCs w:val="18"/>
              </w:rPr>
              <w:fldChar w:fldCharType="begin"/>
            </w:r>
            <w:r w:rsidR="00C11859" w:rsidRPr="00D36AF0">
              <w:rPr>
                <w:sz w:val="18"/>
                <w:szCs w:val="18"/>
              </w:rPr>
              <w:instrText xml:space="preserve"> ADDIN EN.CITE &lt;EndNote&gt;&lt;Cite&gt;&lt;Author&gt;Arreguin-Sanchez&lt;/Author&gt;&lt;Year&gt;2002&lt;/Year&gt;&lt;RecNum&gt;2752&lt;/RecNum&gt;&lt;DisplayText&gt;(Arreguin-Sanchez&lt;style face="italic"&gt; et al.&lt;/style&gt; 2002)&lt;/DisplayText&gt;&lt;record&gt;&lt;rec-number&gt;2752&lt;/rec-number&gt;&lt;foreign-keys&gt;&lt;key app="EN" db-id="0afwtsxxhe50rce2r5b5wzddxe9z92f9pvvv"&gt;2752&lt;/key&gt;&lt;/foreign-keys&gt;&lt;ref-type name="Journal Article"&gt;17&lt;/ref-type&gt;&lt;contributors&gt;&lt;authors&gt;&lt;author&gt;Arreguin-Sanchez, F.&lt;/author&gt;&lt;author&gt;Arcos, E.&lt;/author&gt;&lt;author&gt;Chavez, E. A.&lt;/author&gt;&lt;/authors&gt;&lt;/contributors&gt;&lt;titles&gt;&lt;title&gt;Flows of biomass and structure in an exploited benthic ecosystem in the gulf of California, Mexico&lt;/title&gt;&lt;secondary-title&gt;Ecological Modelling&lt;/secondary-title&gt;&lt;/titles&gt;&lt;periodical&gt;&lt;full-title&gt;Ecological Modelling&lt;/full-title&gt;&lt;abbr-1&gt;Ecol Modell&lt;/abbr-1&gt;&lt;/periodical&gt;&lt;pages&gt;167-183&lt;/pages&gt;&lt;volume&gt;156&lt;/volume&gt;&lt;number&gt;2-3&lt;/number&gt;&lt;dates&gt;&lt;year&gt;2002&lt;/year&gt;&lt;pub-dates&gt;&lt;date&gt;Nov 1&lt;/date&gt;&lt;/pub-dates&gt;&lt;/dates&gt;&lt;isbn&gt;0304-3800&lt;/isbn&gt;&lt;accession-num&gt;WOS:000178386700006&lt;/accession-num&gt;&lt;urls&gt;&lt;related-urls&gt;&lt;url&gt;&amp;lt;Go to ISI&amp;gt;://WOS:000178386700006&lt;/url&gt;&lt;/related-urls&gt;&lt;/urls&gt;&lt;electronic-resource-num&gt;Pii s0304-3800(02)00159-x&lt;/electronic-resource-num&gt;&lt;/record&gt;&lt;/Cite&gt;&lt;/EndNote&gt;</w:instrText>
            </w:r>
            <w:r w:rsidR="00C44DE9" w:rsidRPr="00D36AF0">
              <w:rPr>
                <w:sz w:val="18"/>
                <w:szCs w:val="18"/>
              </w:rPr>
              <w:fldChar w:fldCharType="separate"/>
            </w:r>
            <w:r w:rsidR="00C11859" w:rsidRPr="00D36AF0">
              <w:rPr>
                <w:noProof/>
                <w:sz w:val="18"/>
                <w:szCs w:val="18"/>
              </w:rPr>
              <w:t>(</w:t>
            </w:r>
            <w:hyperlink w:anchor="_ENREF_1" w:tooltip="Arreguin-Sanchez, 2002 #2752" w:history="1">
              <w:r w:rsidR="003B16F6" w:rsidRPr="00D36AF0">
                <w:rPr>
                  <w:noProof/>
                  <w:sz w:val="18"/>
                  <w:szCs w:val="18"/>
                </w:rPr>
                <w:t>Arreguin-Sanchez</w:t>
              </w:r>
              <w:r w:rsidR="003B16F6" w:rsidRPr="00D36AF0">
                <w:rPr>
                  <w:i/>
                  <w:noProof/>
                  <w:sz w:val="18"/>
                  <w:szCs w:val="18"/>
                </w:rPr>
                <w:t xml:space="preserve"> et al.</w:t>
              </w:r>
              <w:r w:rsidR="003B16F6" w:rsidRPr="00D36AF0">
                <w:rPr>
                  <w:noProof/>
                  <w:sz w:val="18"/>
                  <w:szCs w:val="18"/>
                </w:rPr>
                <w:t xml:space="preserve"> 2002</w:t>
              </w:r>
            </w:hyperlink>
            <w:r w:rsidR="00C11859" w:rsidRPr="00D36AF0">
              <w:rPr>
                <w:noProof/>
                <w:sz w:val="18"/>
                <w:szCs w:val="18"/>
              </w:rPr>
              <w:t>)</w:t>
            </w:r>
            <w:r w:rsidR="00C44DE9" w:rsidRPr="00D36AF0">
              <w:rPr>
                <w:sz w:val="18"/>
                <w:szCs w:val="18"/>
              </w:rPr>
              <w:fldChar w:fldCharType="end"/>
            </w:r>
          </w:p>
        </w:tc>
        <w:tc>
          <w:tcPr>
            <w:tcW w:w="1134" w:type="dxa"/>
          </w:tcPr>
          <w:p w14:paraId="67D606C3" w14:textId="77777777" w:rsidR="00D60B0B" w:rsidRDefault="00D60B0B" w:rsidP="00924432">
            <w:pPr>
              <w:rPr>
                <w:sz w:val="18"/>
                <w:szCs w:val="18"/>
              </w:rPr>
            </w:pPr>
            <w:r w:rsidRPr="00D36AF0">
              <w:rPr>
                <w:sz w:val="18"/>
                <w:szCs w:val="18"/>
              </w:rPr>
              <w:t>Gulf of California</w:t>
            </w:r>
          </w:p>
          <w:p w14:paraId="7AD8C8F7" w14:textId="18CE5FDA" w:rsidR="006E6487" w:rsidRPr="00D36AF0" w:rsidRDefault="006E6487" w:rsidP="00924432">
            <w:pPr>
              <w:rPr>
                <w:sz w:val="18"/>
                <w:szCs w:val="18"/>
              </w:rPr>
            </w:pPr>
            <w:r>
              <w:rPr>
                <w:sz w:val="18"/>
                <w:szCs w:val="18"/>
              </w:rPr>
              <w:t>Whole LME</w:t>
            </w:r>
          </w:p>
        </w:tc>
        <w:tc>
          <w:tcPr>
            <w:tcW w:w="3260" w:type="dxa"/>
          </w:tcPr>
          <w:p w14:paraId="69A2ADE1" w14:textId="77777777" w:rsidR="00D60B0B" w:rsidRPr="00D36AF0" w:rsidRDefault="00D60B0B" w:rsidP="00924432">
            <w:pPr>
              <w:keepNext/>
              <w:keepLines/>
              <w:spacing w:before="200"/>
              <w:outlineLvl w:val="6"/>
              <w:rPr>
                <w:sz w:val="18"/>
                <w:szCs w:val="18"/>
              </w:rPr>
            </w:pPr>
            <w:r w:rsidRPr="00D36AF0">
              <w:rPr>
                <w:sz w:val="18"/>
                <w:szCs w:val="18"/>
              </w:rPr>
              <w:t>To characterize the trophic relationships and biomass flow paths; to learn the role of some functional groups, particularly of discards, in the ecosystem</w:t>
            </w:r>
          </w:p>
        </w:tc>
        <w:tc>
          <w:tcPr>
            <w:tcW w:w="1112" w:type="dxa"/>
          </w:tcPr>
          <w:p w14:paraId="20F57E36" w14:textId="77777777" w:rsidR="00D60B0B" w:rsidRPr="00D36AF0" w:rsidRDefault="00D60B0B" w:rsidP="00924432">
            <w:pPr>
              <w:keepNext/>
              <w:keepLines/>
              <w:spacing w:before="200"/>
              <w:jc w:val="center"/>
              <w:outlineLvl w:val="6"/>
              <w:rPr>
                <w:sz w:val="18"/>
                <w:szCs w:val="18"/>
              </w:rPr>
            </w:pPr>
            <w:r w:rsidRPr="00D36AF0">
              <w:rPr>
                <w:sz w:val="18"/>
                <w:szCs w:val="18"/>
              </w:rPr>
              <w:t>27</w:t>
            </w:r>
          </w:p>
        </w:tc>
        <w:tc>
          <w:tcPr>
            <w:tcW w:w="992" w:type="dxa"/>
          </w:tcPr>
          <w:p w14:paraId="04F79F8F" w14:textId="77777777" w:rsidR="00D60B0B" w:rsidRPr="00D36AF0" w:rsidRDefault="00D60B0B" w:rsidP="00924432">
            <w:pPr>
              <w:jc w:val="center"/>
              <w:rPr>
                <w:color w:val="FF0000"/>
                <w:sz w:val="18"/>
                <w:szCs w:val="18"/>
              </w:rPr>
            </w:pPr>
          </w:p>
        </w:tc>
        <w:tc>
          <w:tcPr>
            <w:tcW w:w="709" w:type="dxa"/>
          </w:tcPr>
          <w:p w14:paraId="2AB0DE6F" w14:textId="77777777" w:rsidR="00D60B0B" w:rsidRPr="00D36AF0" w:rsidRDefault="00D60B0B" w:rsidP="00924432">
            <w:pPr>
              <w:jc w:val="center"/>
              <w:rPr>
                <w:sz w:val="18"/>
                <w:szCs w:val="18"/>
              </w:rPr>
            </w:pPr>
          </w:p>
        </w:tc>
        <w:tc>
          <w:tcPr>
            <w:tcW w:w="872" w:type="dxa"/>
          </w:tcPr>
          <w:p w14:paraId="5E52059D" w14:textId="77777777" w:rsidR="00D60B0B" w:rsidRPr="00D36AF0" w:rsidRDefault="00D60B0B" w:rsidP="00924432">
            <w:pPr>
              <w:jc w:val="center"/>
              <w:rPr>
                <w:sz w:val="18"/>
                <w:szCs w:val="18"/>
              </w:rPr>
            </w:pPr>
          </w:p>
        </w:tc>
        <w:tc>
          <w:tcPr>
            <w:tcW w:w="872" w:type="dxa"/>
          </w:tcPr>
          <w:p w14:paraId="0BAE4835" w14:textId="77777777" w:rsidR="00D60B0B" w:rsidRPr="00D36AF0" w:rsidRDefault="00D60B0B" w:rsidP="00924432">
            <w:pPr>
              <w:jc w:val="center"/>
              <w:rPr>
                <w:sz w:val="18"/>
                <w:szCs w:val="18"/>
              </w:rPr>
            </w:pPr>
          </w:p>
        </w:tc>
        <w:tc>
          <w:tcPr>
            <w:tcW w:w="1113" w:type="dxa"/>
          </w:tcPr>
          <w:p w14:paraId="3814C982" w14:textId="77777777" w:rsidR="00D60B0B" w:rsidRPr="00D36AF0" w:rsidRDefault="00D60B0B" w:rsidP="00924432">
            <w:pPr>
              <w:jc w:val="center"/>
              <w:rPr>
                <w:sz w:val="18"/>
                <w:szCs w:val="18"/>
              </w:rPr>
            </w:pPr>
          </w:p>
        </w:tc>
        <w:tc>
          <w:tcPr>
            <w:tcW w:w="1276" w:type="dxa"/>
          </w:tcPr>
          <w:p w14:paraId="1083592B" w14:textId="77777777" w:rsidR="00D60B0B" w:rsidRPr="00D36AF0" w:rsidRDefault="00D60B0B" w:rsidP="00924432">
            <w:pPr>
              <w:keepNext/>
              <w:keepLines/>
              <w:spacing w:before="200"/>
              <w:jc w:val="center"/>
              <w:outlineLvl w:val="6"/>
              <w:rPr>
                <w:sz w:val="18"/>
                <w:szCs w:val="18"/>
              </w:rPr>
            </w:pPr>
            <w:r w:rsidRPr="00D36AF0">
              <w:rPr>
                <w:sz w:val="18"/>
                <w:szCs w:val="18"/>
              </w:rPr>
              <w:t>1/4</w:t>
            </w:r>
          </w:p>
        </w:tc>
      </w:tr>
      <w:tr w:rsidR="00D60B0B" w:rsidRPr="006E6487" w14:paraId="72D49DD6" w14:textId="77777777" w:rsidTr="004F7141">
        <w:trPr>
          <w:trHeight w:val="96"/>
        </w:trPr>
        <w:tc>
          <w:tcPr>
            <w:tcW w:w="1668" w:type="dxa"/>
          </w:tcPr>
          <w:p w14:paraId="22D6DA89" w14:textId="77777777" w:rsidR="00D60B0B" w:rsidRPr="00D36AF0" w:rsidRDefault="00D60B0B" w:rsidP="00924432">
            <w:pPr>
              <w:keepNext/>
              <w:keepLines/>
              <w:spacing w:before="200"/>
              <w:outlineLvl w:val="6"/>
              <w:rPr>
                <w:sz w:val="18"/>
                <w:szCs w:val="18"/>
              </w:rPr>
            </w:pPr>
            <w:r w:rsidRPr="00D36AF0">
              <w:rPr>
                <w:sz w:val="18"/>
                <w:szCs w:val="18"/>
              </w:rPr>
              <w:t xml:space="preserve">East China Sea </w:t>
            </w:r>
            <w:r w:rsidR="00C44DE9" w:rsidRPr="00D36AF0">
              <w:rPr>
                <w:sz w:val="18"/>
                <w:szCs w:val="18"/>
              </w:rPr>
              <w:fldChar w:fldCharType="begin"/>
            </w:r>
            <w:r w:rsidR="00C11859" w:rsidRPr="00D36AF0">
              <w:rPr>
                <w:sz w:val="18"/>
                <w:szCs w:val="18"/>
              </w:rPr>
              <w:instrText xml:space="preserve"> ADDIN EN.CITE &lt;EndNote&gt;&lt;Cite&gt;&lt;Author&gt;Jiang&lt;/Author&gt;&lt;Year&gt;2008&lt;/Year&gt;&lt;RecNum&gt;2753&lt;/RecNum&gt;&lt;DisplayText&gt;(Jiang&lt;style face="italic"&gt; et al.&lt;/style&gt; 2008)&lt;/DisplayText&gt;&lt;record&gt;&lt;rec-number&gt;2753&lt;/rec-number&gt;&lt;foreign-keys&gt;&lt;key app="EN" db-id="0afwtsxxhe50rce2r5b5wzddxe9z92f9pvvv"&gt;2753&lt;/key&gt;&lt;/foreign-keys&gt;&lt;ref-type name="Journal Article"&gt;17&lt;/ref-type&gt;&lt;contributors&gt;&lt;authors&gt;&lt;author&gt;Hong Jiang&lt;/author&gt;&lt;author&gt;He-Qin Cheng&lt;/author&gt;&lt;author&gt;Hai-Gen Xub&lt;/author&gt;&lt;author&gt;Francisco Arreguín-Sánchez&lt;/author&gt;&lt;author&gt;Manuel J. Zetina-Rejón&lt;/author&gt;&lt;author&gt;Del Monte Luna, Pablo&lt;/author&gt;&lt;author&gt;Le Quesne, William J.F. &lt;/author&gt;&lt;/authors&gt;&lt;/contributors&gt;&lt;titles&gt;&lt;title&gt;Trophic controls of jellyfish blooms and links with fisheries in the East China Sea&lt;/title&gt;&lt;secondary-title&gt;Ecological Modelling&lt;/secondary-title&gt;&lt;/titles&gt;&lt;periodical&gt;&lt;full-title&gt;Ecological Modelling&lt;/full-title&gt;&lt;abbr-1&gt;Ecol Modell&lt;/abbr-1&gt;&lt;/periodical&gt;&lt;pages&gt;492-503&lt;/pages&gt;&lt;volume&gt;212&lt;/volume&gt;&lt;number&gt;3-4&lt;/number&gt;&lt;keywords&gt;&lt;keyword&gt;East China Sea&lt;/keyword&gt;&lt;keyword&gt;Ecopath modelling&lt;/keyword&gt;&lt;keyword&gt;Jellyfish bloom&lt;/keyword&gt;&lt;keyword&gt;Trophic control&lt;/keyword&gt;&lt;keyword&gt;Feedback loop&lt;/keyword&gt;&lt;/keywords&gt;&lt;dates&gt;&lt;year&gt;2008&lt;/year&gt;&lt;/dates&gt;&lt;label&gt;ej&lt;/label&gt;&lt;urls&gt;&lt;/urls&gt;&lt;electronic-resource-num&gt;doi:10.1016/j.ecolmodel.2007.10.048&lt;/electronic-resource-num&gt;&lt;/record&gt;&lt;/Cite&gt;&lt;/EndNote&gt;</w:instrText>
            </w:r>
            <w:r w:rsidR="00C44DE9" w:rsidRPr="00D36AF0">
              <w:rPr>
                <w:sz w:val="18"/>
                <w:szCs w:val="18"/>
              </w:rPr>
              <w:fldChar w:fldCharType="separate"/>
            </w:r>
            <w:r w:rsidR="00C11859" w:rsidRPr="00D36AF0">
              <w:rPr>
                <w:noProof/>
                <w:sz w:val="18"/>
                <w:szCs w:val="18"/>
              </w:rPr>
              <w:t>(</w:t>
            </w:r>
            <w:hyperlink w:anchor="_ENREF_15" w:tooltip="Jiang, 2008 #2753" w:history="1">
              <w:r w:rsidR="003B16F6" w:rsidRPr="00D36AF0">
                <w:rPr>
                  <w:noProof/>
                  <w:sz w:val="18"/>
                  <w:szCs w:val="18"/>
                </w:rPr>
                <w:t>Jiang</w:t>
              </w:r>
              <w:r w:rsidR="003B16F6" w:rsidRPr="00D36AF0">
                <w:rPr>
                  <w:i/>
                  <w:noProof/>
                  <w:sz w:val="18"/>
                  <w:szCs w:val="18"/>
                </w:rPr>
                <w:t xml:space="preserve"> et al.</w:t>
              </w:r>
              <w:r w:rsidR="003B16F6" w:rsidRPr="00D36AF0">
                <w:rPr>
                  <w:noProof/>
                  <w:sz w:val="18"/>
                  <w:szCs w:val="18"/>
                </w:rPr>
                <w:t xml:space="preserve"> 2008</w:t>
              </w:r>
            </w:hyperlink>
            <w:r w:rsidR="00C11859" w:rsidRPr="00D36AF0">
              <w:rPr>
                <w:noProof/>
                <w:sz w:val="18"/>
                <w:szCs w:val="18"/>
              </w:rPr>
              <w:t>)</w:t>
            </w:r>
            <w:r w:rsidR="00C44DE9" w:rsidRPr="00D36AF0">
              <w:rPr>
                <w:sz w:val="18"/>
                <w:szCs w:val="18"/>
              </w:rPr>
              <w:fldChar w:fldCharType="end"/>
            </w:r>
            <w:r w:rsidRPr="00D36AF0">
              <w:rPr>
                <w:sz w:val="18"/>
                <w:szCs w:val="18"/>
              </w:rPr>
              <w:t xml:space="preserve"> </w:t>
            </w:r>
          </w:p>
        </w:tc>
        <w:tc>
          <w:tcPr>
            <w:tcW w:w="1134" w:type="dxa"/>
          </w:tcPr>
          <w:p w14:paraId="403FEF15" w14:textId="77777777" w:rsidR="006E6487" w:rsidRDefault="00D60B0B" w:rsidP="00924432">
            <w:pPr>
              <w:rPr>
                <w:sz w:val="18"/>
                <w:szCs w:val="18"/>
              </w:rPr>
            </w:pPr>
            <w:r w:rsidRPr="00D36AF0">
              <w:rPr>
                <w:sz w:val="18"/>
                <w:szCs w:val="18"/>
              </w:rPr>
              <w:t>East China Sea</w:t>
            </w:r>
          </w:p>
          <w:p w14:paraId="278A8380" w14:textId="4828C359" w:rsidR="00D60B0B" w:rsidRPr="00D36AF0" w:rsidRDefault="006E6487" w:rsidP="00924432">
            <w:pPr>
              <w:rPr>
                <w:sz w:val="18"/>
                <w:szCs w:val="18"/>
              </w:rPr>
            </w:pPr>
            <w:r>
              <w:rPr>
                <w:sz w:val="18"/>
                <w:szCs w:val="18"/>
              </w:rPr>
              <w:t>Whole LME</w:t>
            </w:r>
            <w:r w:rsidR="00D60B0B" w:rsidRPr="00D36AF0">
              <w:rPr>
                <w:sz w:val="18"/>
                <w:szCs w:val="18"/>
              </w:rPr>
              <w:t xml:space="preserve"> </w:t>
            </w:r>
          </w:p>
        </w:tc>
        <w:tc>
          <w:tcPr>
            <w:tcW w:w="3260" w:type="dxa"/>
          </w:tcPr>
          <w:p w14:paraId="07E39527" w14:textId="77777777" w:rsidR="00D60B0B" w:rsidRPr="00D36AF0" w:rsidRDefault="00D60B0B" w:rsidP="00924432">
            <w:pPr>
              <w:keepNext/>
              <w:keepLines/>
              <w:spacing w:before="200"/>
              <w:outlineLvl w:val="6"/>
              <w:rPr>
                <w:sz w:val="18"/>
                <w:szCs w:val="18"/>
              </w:rPr>
            </w:pPr>
            <w:r w:rsidRPr="00D36AF0">
              <w:rPr>
                <w:sz w:val="18"/>
                <w:szCs w:val="18"/>
              </w:rPr>
              <w:t>To examine possible mechanisms leading to jellyfish blooms and the impact of these blooms on fishery resources</w:t>
            </w:r>
          </w:p>
        </w:tc>
        <w:tc>
          <w:tcPr>
            <w:tcW w:w="1112" w:type="dxa"/>
          </w:tcPr>
          <w:p w14:paraId="40DDAFDE" w14:textId="77777777" w:rsidR="00D60B0B" w:rsidRPr="00D36AF0" w:rsidRDefault="00D60B0B" w:rsidP="00924432">
            <w:pPr>
              <w:keepNext/>
              <w:keepLines/>
              <w:spacing w:before="200"/>
              <w:jc w:val="center"/>
              <w:outlineLvl w:val="6"/>
              <w:rPr>
                <w:sz w:val="18"/>
                <w:szCs w:val="18"/>
              </w:rPr>
            </w:pPr>
            <w:r w:rsidRPr="00D36AF0">
              <w:rPr>
                <w:sz w:val="18"/>
                <w:szCs w:val="18"/>
              </w:rPr>
              <w:t>45</w:t>
            </w:r>
          </w:p>
        </w:tc>
        <w:tc>
          <w:tcPr>
            <w:tcW w:w="992" w:type="dxa"/>
          </w:tcPr>
          <w:p w14:paraId="13B0A20E" w14:textId="77777777" w:rsidR="00D60B0B" w:rsidRPr="00D36AF0" w:rsidRDefault="00D60B0B" w:rsidP="00924432">
            <w:pPr>
              <w:jc w:val="center"/>
              <w:rPr>
                <w:color w:val="FF0000"/>
                <w:sz w:val="18"/>
                <w:szCs w:val="18"/>
              </w:rPr>
            </w:pPr>
          </w:p>
        </w:tc>
        <w:tc>
          <w:tcPr>
            <w:tcW w:w="709" w:type="dxa"/>
          </w:tcPr>
          <w:p w14:paraId="7A45B4B8" w14:textId="77777777" w:rsidR="00D60B0B" w:rsidRPr="00D36AF0" w:rsidRDefault="00D60B0B" w:rsidP="00924432">
            <w:pPr>
              <w:jc w:val="center"/>
              <w:rPr>
                <w:sz w:val="18"/>
                <w:szCs w:val="18"/>
              </w:rPr>
            </w:pPr>
          </w:p>
        </w:tc>
        <w:tc>
          <w:tcPr>
            <w:tcW w:w="872" w:type="dxa"/>
          </w:tcPr>
          <w:p w14:paraId="5F32FB8A" w14:textId="77777777" w:rsidR="00D60B0B" w:rsidRPr="00D36AF0" w:rsidRDefault="00D60B0B" w:rsidP="00924432">
            <w:pPr>
              <w:jc w:val="center"/>
              <w:rPr>
                <w:sz w:val="18"/>
                <w:szCs w:val="18"/>
              </w:rPr>
            </w:pPr>
          </w:p>
        </w:tc>
        <w:tc>
          <w:tcPr>
            <w:tcW w:w="872" w:type="dxa"/>
          </w:tcPr>
          <w:p w14:paraId="41E8D159" w14:textId="77777777" w:rsidR="00D60B0B" w:rsidRPr="00D36AF0" w:rsidRDefault="00D60B0B" w:rsidP="00924432">
            <w:pPr>
              <w:jc w:val="center"/>
              <w:rPr>
                <w:sz w:val="18"/>
                <w:szCs w:val="18"/>
              </w:rPr>
            </w:pPr>
          </w:p>
        </w:tc>
        <w:tc>
          <w:tcPr>
            <w:tcW w:w="1113" w:type="dxa"/>
          </w:tcPr>
          <w:p w14:paraId="1BB4129C" w14:textId="77777777" w:rsidR="00D60B0B" w:rsidRPr="00D36AF0" w:rsidRDefault="00D60B0B" w:rsidP="00924432">
            <w:pPr>
              <w:jc w:val="center"/>
              <w:rPr>
                <w:sz w:val="18"/>
                <w:szCs w:val="18"/>
              </w:rPr>
            </w:pPr>
          </w:p>
        </w:tc>
        <w:tc>
          <w:tcPr>
            <w:tcW w:w="1276" w:type="dxa"/>
          </w:tcPr>
          <w:p w14:paraId="663AA4E4" w14:textId="77777777" w:rsidR="00D60B0B" w:rsidRPr="00D36AF0" w:rsidRDefault="00D60B0B" w:rsidP="00924432">
            <w:pPr>
              <w:keepNext/>
              <w:keepLines/>
              <w:spacing w:before="200"/>
              <w:jc w:val="center"/>
              <w:outlineLvl w:val="6"/>
              <w:rPr>
                <w:sz w:val="18"/>
                <w:szCs w:val="18"/>
              </w:rPr>
            </w:pPr>
            <w:r w:rsidRPr="00D36AF0">
              <w:rPr>
                <w:sz w:val="18"/>
                <w:szCs w:val="18"/>
              </w:rPr>
              <w:t>1/6</w:t>
            </w:r>
          </w:p>
        </w:tc>
      </w:tr>
      <w:tr w:rsidR="00D60B0B" w:rsidRPr="006E6487" w14:paraId="151C6488" w14:textId="77777777" w:rsidTr="004F7141">
        <w:trPr>
          <w:trHeight w:val="211"/>
        </w:trPr>
        <w:tc>
          <w:tcPr>
            <w:tcW w:w="1668" w:type="dxa"/>
          </w:tcPr>
          <w:p w14:paraId="61B800DE" w14:textId="77777777" w:rsidR="00D60B0B" w:rsidRPr="00D36AF0" w:rsidRDefault="00D60B0B" w:rsidP="00924432">
            <w:pPr>
              <w:keepNext/>
              <w:keepLines/>
              <w:spacing w:before="200"/>
              <w:outlineLvl w:val="6"/>
              <w:rPr>
                <w:sz w:val="18"/>
                <w:szCs w:val="18"/>
              </w:rPr>
            </w:pPr>
            <w:r w:rsidRPr="00D36AF0">
              <w:rPr>
                <w:sz w:val="18"/>
                <w:szCs w:val="18"/>
              </w:rPr>
              <w:t xml:space="preserve">*Western and Central Aleutians </w:t>
            </w:r>
            <w:r w:rsidR="00C44DE9" w:rsidRPr="00D36AF0">
              <w:rPr>
                <w:sz w:val="18"/>
                <w:szCs w:val="18"/>
              </w:rPr>
              <w:fldChar w:fldCharType="begin"/>
            </w:r>
            <w:r w:rsidRPr="00D36AF0">
              <w:rPr>
                <w:sz w:val="18"/>
                <w:szCs w:val="18"/>
              </w:rPr>
              <w:instrText xml:space="preserve"> ADDIN EN.CITE &lt;EndNote&gt;&lt;Cite&gt;&lt;Author&gt;Heymans&lt;/Author&gt;&lt;Year&gt;2005&lt;/Year&gt;&lt;RecNum&gt;2754&lt;/RecNum&gt;&lt;DisplayText&gt;(Heymans 2005)&lt;/DisplayText&gt;&lt;record&gt;&lt;rec-number&gt;2754&lt;/rec-number&gt;&lt;foreign-keys&gt;&lt;key app="EN" db-id="0afwtsxxhe50rce2r5b5wzddxe9z92f9pvvv"&gt;2754&lt;/key&gt;&lt;/foreign-keys&gt;&lt;ref-type name="Journal Article"&gt;17&lt;/ref-type&gt;&lt;contributors&gt;&lt;authors&gt;&lt;author&gt;Heymans, S. J. J.&lt;/author&gt;&lt;/authors&gt;&lt;/contributors&gt;&lt;titles&gt;&lt;title&gt;Ecosystem models of the Western and Central Aleutian Islands in 1963, 1979 and 1991&lt;/title&gt;&lt;secondary-title&gt;University of British Columbia Fisheries Centre Research Reports&lt;/secondary-title&gt;&lt;/titles&gt;&lt;periodical&gt;&lt;full-title&gt;University of British Columbia Fisheries Centre Research Reports&lt;/full-title&gt;&lt;/periodical&gt;&lt;pages&gt;8-82&lt;/pages&gt;&lt;volume&gt;13&lt;/volume&gt;&lt;dates&gt;&lt;year&gt;2005&lt;/year&gt;&lt;/dates&gt;&lt;urls&gt;&lt;/urls&gt;&lt;/record&gt;&lt;/Cite&gt;&lt;/EndNote&gt;</w:instrText>
            </w:r>
            <w:r w:rsidR="00C44DE9" w:rsidRPr="00D36AF0">
              <w:rPr>
                <w:sz w:val="18"/>
                <w:szCs w:val="18"/>
              </w:rPr>
              <w:fldChar w:fldCharType="separate"/>
            </w:r>
            <w:r w:rsidRPr="00D36AF0">
              <w:rPr>
                <w:noProof/>
                <w:sz w:val="18"/>
                <w:szCs w:val="18"/>
              </w:rPr>
              <w:t>(</w:t>
            </w:r>
            <w:hyperlink w:anchor="_ENREF_12" w:tooltip="Heymans, 2005 #2754" w:history="1">
              <w:r w:rsidR="003B16F6" w:rsidRPr="00D36AF0">
                <w:rPr>
                  <w:noProof/>
                  <w:sz w:val="18"/>
                  <w:szCs w:val="18"/>
                </w:rPr>
                <w:t>Heymans 2005</w:t>
              </w:r>
            </w:hyperlink>
            <w:r w:rsidRPr="00D36AF0">
              <w:rPr>
                <w:noProof/>
                <w:sz w:val="18"/>
                <w:szCs w:val="18"/>
              </w:rPr>
              <w:t>)</w:t>
            </w:r>
            <w:r w:rsidR="00C44DE9" w:rsidRPr="00D36AF0">
              <w:rPr>
                <w:sz w:val="18"/>
                <w:szCs w:val="18"/>
              </w:rPr>
              <w:fldChar w:fldCharType="end"/>
            </w:r>
          </w:p>
        </w:tc>
        <w:tc>
          <w:tcPr>
            <w:tcW w:w="1134" w:type="dxa"/>
          </w:tcPr>
          <w:p w14:paraId="163E572C" w14:textId="77777777" w:rsidR="00D60B0B" w:rsidRPr="00D36AF0" w:rsidRDefault="00D60B0B" w:rsidP="00924432">
            <w:pPr>
              <w:rPr>
                <w:sz w:val="18"/>
                <w:szCs w:val="18"/>
                <w:highlight w:val="yellow"/>
              </w:rPr>
            </w:pPr>
            <w:r w:rsidRPr="00D36AF0">
              <w:rPr>
                <w:sz w:val="18"/>
                <w:szCs w:val="18"/>
                <w:highlight w:val="yellow"/>
              </w:rPr>
              <w:t>Gulf Alaska</w:t>
            </w:r>
          </w:p>
          <w:p w14:paraId="6B0634AA" w14:textId="0025CD20" w:rsidR="006E6487" w:rsidRPr="00D36AF0" w:rsidRDefault="006E6487" w:rsidP="00924432">
            <w:pPr>
              <w:rPr>
                <w:sz w:val="18"/>
                <w:szCs w:val="18"/>
              </w:rPr>
            </w:pPr>
            <w:r w:rsidRPr="00D36AF0">
              <w:rPr>
                <w:sz w:val="18"/>
                <w:szCs w:val="18"/>
                <w:highlight w:val="yellow"/>
              </w:rPr>
              <w:t>This is its own LME -</w:t>
            </w:r>
            <w:r>
              <w:rPr>
                <w:sz w:val="18"/>
                <w:szCs w:val="18"/>
              </w:rPr>
              <w:t xml:space="preserve"> </w:t>
            </w:r>
            <w:r w:rsidR="00DF76F8">
              <w:rPr>
                <w:sz w:val="18"/>
                <w:szCs w:val="18"/>
              </w:rPr>
              <w:t>Aleutians</w:t>
            </w:r>
          </w:p>
        </w:tc>
        <w:tc>
          <w:tcPr>
            <w:tcW w:w="3260" w:type="dxa"/>
          </w:tcPr>
          <w:p w14:paraId="681F4CCD" w14:textId="77777777" w:rsidR="00D60B0B" w:rsidRPr="00D36AF0" w:rsidRDefault="00D60B0B" w:rsidP="00924432">
            <w:pPr>
              <w:keepNext/>
              <w:keepLines/>
              <w:spacing w:before="200"/>
              <w:outlineLvl w:val="6"/>
              <w:rPr>
                <w:sz w:val="18"/>
                <w:szCs w:val="18"/>
              </w:rPr>
            </w:pPr>
            <w:r w:rsidRPr="00D36AF0">
              <w:rPr>
                <w:sz w:val="18"/>
                <w:szCs w:val="18"/>
              </w:rPr>
              <w:t xml:space="preserve">To examine the decline in the western stock of Steller sea lions, </w:t>
            </w:r>
            <w:r w:rsidRPr="00D36AF0">
              <w:rPr>
                <w:i/>
                <w:sz w:val="18"/>
                <w:szCs w:val="18"/>
              </w:rPr>
              <w:t xml:space="preserve">Eumetopias </w:t>
            </w:r>
            <w:commentRangeStart w:id="92"/>
            <w:r w:rsidRPr="00D36AF0">
              <w:rPr>
                <w:i/>
                <w:sz w:val="18"/>
                <w:szCs w:val="18"/>
              </w:rPr>
              <w:t>jubatus</w:t>
            </w:r>
            <w:commentRangeEnd w:id="92"/>
            <w:r w:rsidR="00AD3A01">
              <w:rPr>
                <w:rStyle w:val="CommentReference"/>
              </w:rPr>
              <w:commentReference w:id="92"/>
            </w:r>
          </w:p>
        </w:tc>
        <w:tc>
          <w:tcPr>
            <w:tcW w:w="1112" w:type="dxa"/>
          </w:tcPr>
          <w:p w14:paraId="13D235CF" w14:textId="77777777" w:rsidR="00D60B0B" w:rsidRPr="00D36AF0" w:rsidRDefault="00D60B0B" w:rsidP="00924432">
            <w:pPr>
              <w:keepNext/>
              <w:keepLines/>
              <w:spacing w:before="200"/>
              <w:jc w:val="center"/>
              <w:outlineLvl w:val="6"/>
              <w:rPr>
                <w:sz w:val="18"/>
                <w:szCs w:val="18"/>
              </w:rPr>
            </w:pPr>
            <w:r w:rsidRPr="00D36AF0">
              <w:rPr>
                <w:sz w:val="18"/>
                <w:szCs w:val="18"/>
              </w:rPr>
              <w:t>40</w:t>
            </w:r>
          </w:p>
        </w:tc>
        <w:tc>
          <w:tcPr>
            <w:tcW w:w="992" w:type="dxa"/>
          </w:tcPr>
          <w:p w14:paraId="0266F7CE" w14:textId="77777777" w:rsidR="00D60B0B" w:rsidRPr="00D36AF0" w:rsidRDefault="00D60B0B" w:rsidP="00924432">
            <w:pPr>
              <w:jc w:val="center"/>
              <w:rPr>
                <w:color w:val="FF0000"/>
                <w:sz w:val="18"/>
                <w:szCs w:val="18"/>
              </w:rPr>
            </w:pPr>
          </w:p>
        </w:tc>
        <w:tc>
          <w:tcPr>
            <w:tcW w:w="709" w:type="dxa"/>
          </w:tcPr>
          <w:p w14:paraId="433D56C1" w14:textId="77777777" w:rsidR="00D60B0B" w:rsidRPr="00D36AF0" w:rsidRDefault="00D60B0B" w:rsidP="00924432">
            <w:pPr>
              <w:jc w:val="center"/>
              <w:rPr>
                <w:sz w:val="18"/>
                <w:szCs w:val="18"/>
              </w:rPr>
            </w:pPr>
          </w:p>
        </w:tc>
        <w:tc>
          <w:tcPr>
            <w:tcW w:w="872" w:type="dxa"/>
          </w:tcPr>
          <w:p w14:paraId="2335F772" w14:textId="77777777" w:rsidR="00D60B0B" w:rsidRPr="00D36AF0" w:rsidRDefault="00D60B0B" w:rsidP="00924432">
            <w:pPr>
              <w:jc w:val="center"/>
              <w:rPr>
                <w:sz w:val="18"/>
                <w:szCs w:val="18"/>
              </w:rPr>
            </w:pPr>
          </w:p>
        </w:tc>
        <w:tc>
          <w:tcPr>
            <w:tcW w:w="872" w:type="dxa"/>
          </w:tcPr>
          <w:p w14:paraId="686285E9" w14:textId="77777777" w:rsidR="00D60B0B" w:rsidRPr="00D36AF0" w:rsidRDefault="00D60B0B" w:rsidP="00924432">
            <w:pPr>
              <w:jc w:val="center"/>
              <w:rPr>
                <w:sz w:val="18"/>
                <w:szCs w:val="18"/>
              </w:rPr>
            </w:pPr>
          </w:p>
        </w:tc>
        <w:tc>
          <w:tcPr>
            <w:tcW w:w="1113" w:type="dxa"/>
          </w:tcPr>
          <w:p w14:paraId="26B83003" w14:textId="77777777" w:rsidR="00D60B0B" w:rsidRPr="00D36AF0" w:rsidRDefault="00D60B0B" w:rsidP="00924432">
            <w:pPr>
              <w:jc w:val="center"/>
              <w:rPr>
                <w:sz w:val="18"/>
                <w:szCs w:val="18"/>
              </w:rPr>
            </w:pPr>
          </w:p>
        </w:tc>
        <w:tc>
          <w:tcPr>
            <w:tcW w:w="1276" w:type="dxa"/>
          </w:tcPr>
          <w:p w14:paraId="031699F1" w14:textId="77777777" w:rsidR="00D60B0B" w:rsidRPr="00D36AF0" w:rsidRDefault="00D60B0B" w:rsidP="00924432">
            <w:pPr>
              <w:keepNext/>
              <w:keepLines/>
              <w:spacing w:before="200"/>
              <w:jc w:val="center"/>
              <w:outlineLvl w:val="6"/>
              <w:rPr>
                <w:sz w:val="18"/>
                <w:szCs w:val="18"/>
              </w:rPr>
            </w:pPr>
            <w:r w:rsidRPr="00D36AF0">
              <w:rPr>
                <w:sz w:val="18"/>
                <w:szCs w:val="18"/>
              </w:rPr>
              <w:t>1/6</w:t>
            </w:r>
          </w:p>
        </w:tc>
      </w:tr>
      <w:tr w:rsidR="00D60B0B" w:rsidRPr="006E6487" w14:paraId="12992FC5" w14:textId="77777777" w:rsidTr="004F7141">
        <w:trPr>
          <w:trHeight w:val="96"/>
        </w:trPr>
        <w:tc>
          <w:tcPr>
            <w:tcW w:w="1668" w:type="dxa"/>
          </w:tcPr>
          <w:p w14:paraId="7D496ECD" w14:textId="77777777" w:rsidR="00D60B0B" w:rsidRPr="00D36AF0" w:rsidRDefault="00D60B0B" w:rsidP="00924432">
            <w:pPr>
              <w:keepNext/>
              <w:keepLines/>
              <w:spacing w:before="200"/>
              <w:outlineLvl w:val="6"/>
              <w:rPr>
                <w:sz w:val="18"/>
                <w:szCs w:val="18"/>
              </w:rPr>
            </w:pPr>
            <w:r w:rsidRPr="00D36AF0">
              <w:rPr>
                <w:sz w:val="18"/>
                <w:szCs w:val="18"/>
              </w:rPr>
              <w:t xml:space="preserve">*North Sea </w:t>
            </w:r>
            <w:r w:rsidR="00C44DE9" w:rsidRPr="00D36AF0">
              <w:rPr>
                <w:sz w:val="18"/>
                <w:szCs w:val="18"/>
              </w:rPr>
              <w:fldChar w:fldCharType="begin"/>
            </w:r>
            <w:r w:rsidRPr="00D36AF0">
              <w:rPr>
                <w:sz w:val="18"/>
                <w:szCs w:val="18"/>
              </w:rPr>
              <w:instrText xml:space="preserve"> ADDIN EN.CITE &lt;EndNote&gt;&lt;Cite&gt;&lt;Author&gt;Mackinson&lt;/Author&gt;&lt;Year&gt;2007&lt;/Year&gt;&lt;RecNum&gt;2755&lt;/RecNum&gt;&lt;DisplayText&gt;(Mackinson &amp;amp; Daskalov 2007)&lt;/DisplayText&gt;&lt;record&gt;&lt;rec-number&gt;2755&lt;/rec-number&gt;&lt;foreign-keys&gt;&lt;key app="EN" db-id="0afwtsxxhe50rce2r5b5wzddxe9z92f9pvvv"&gt;2755&lt;/key&gt;&lt;/foreign-keys&gt;&lt;ref-type name="Report"&gt;27&lt;/ref-type&gt;&lt;contributors&gt;&lt;authors&gt;&lt;author&gt;Mackinson, S.&lt;/author&gt;&lt;author&gt;G. Daskalov&lt;/author&gt;&lt;/authors&gt;&lt;/contributors&gt;&lt;titles&gt;&lt;title&gt;An ecosystem model of the North Sea to support an ecosystem approach to fisheries management: description and parameterisation&lt;/title&gt;&lt;secondary-title&gt;Science Series Technical Report&lt;/secondary-title&gt;&lt;/titles&gt;&lt;dates&gt;&lt;year&gt;2007&lt;/year&gt;&lt;/dates&gt;&lt;pub-location&gt;Lowestoft&lt;/pub-location&gt;&lt;publisher&gt;Cefas&lt;/publisher&gt;&lt;urls&gt;&lt;/urls&gt;&lt;/record&gt;&lt;/Cite&gt;&lt;/EndNote&gt;</w:instrText>
            </w:r>
            <w:r w:rsidR="00C44DE9" w:rsidRPr="00D36AF0">
              <w:rPr>
                <w:sz w:val="18"/>
                <w:szCs w:val="18"/>
              </w:rPr>
              <w:fldChar w:fldCharType="separate"/>
            </w:r>
            <w:r w:rsidRPr="00D36AF0">
              <w:rPr>
                <w:noProof/>
                <w:sz w:val="18"/>
                <w:szCs w:val="18"/>
              </w:rPr>
              <w:t>(</w:t>
            </w:r>
            <w:hyperlink w:anchor="_ENREF_18" w:tooltip="Mackinson, 2007 #2755" w:history="1">
              <w:r w:rsidR="003B16F6" w:rsidRPr="00D36AF0">
                <w:rPr>
                  <w:noProof/>
                  <w:sz w:val="18"/>
                  <w:szCs w:val="18"/>
                </w:rPr>
                <w:t>Mackinson &amp; Daskalov 2007</w:t>
              </w:r>
            </w:hyperlink>
            <w:r w:rsidRPr="00D36AF0">
              <w:rPr>
                <w:noProof/>
                <w:sz w:val="18"/>
                <w:szCs w:val="18"/>
              </w:rPr>
              <w:t>)</w:t>
            </w:r>
            <w:r w:rsidR="00C44DE9" w:rsidRPr="00D36AF0">
              <w:rPr>
                <w:sz w:val="18"/>
                <w:szCs w:val="18"/>
              </w:rPr>
              <w:fldChar w:fldCharType="end"/>
            </w:r>
          </w:p>
        </w:tc>
        <w:tc>
          <w:tcPr>
            <w:tcW w:w="1134" w:type="dxa"/>
          </w:tcPr>
          <w:p w14:paraId="052CA490" w14:textId="77777777" w:rsidR="00D60B0B" w:rsidRPr="00D36AF0" w:rsidRDefault="00D60B0B" w:rsidP="00924432">
            <w:pPr>
              <w:keepNext/>
              <w:keepLines/>
              <w:spacing w:before="200"/>
              <w:outlineLvl w:val="6"/>
              <w:rPr>
                <w:sz w:val="18"/>
                <w:szCs w:val="18"/>
              </w:rPr>
            </w:pPr>
            <w:r w:rsidRPr="00D36AF0">
              <w:rPr>
                <w:sz w:val="18"/>
                <w:szCs w:val="18"/>
              </w:rPr>
              <w:t>North Sea</w:t>
            </w:r>
          </w:p>
        </w:tc>
        <w:tc>
          <w:tcPr>
            <w:tcW w:w="3260" w:type="dxa"/>
          </w:tcPr>
          <w:p w14:paraId="1CB1E5FB" w14:textId="77777777" w:rsidR="00D60B0B" w:rsidRPr="00D36AF0" w:rsidRDefault="00D60B0B" w:rsidP="00924432">
            <w:pPr>
              <w:keepNext/>
              <w:keepLines/>
              <w:spacing w:before="200"/>
              <w:outlineLvl w:val="6"/>
              <w:rPr>
                <w:sz w:val="18"/>
                <w:szCs w:val="18"/>
              </w:rPr>
            </w:pPr>
            <w:r w:rsidRPr="00D36AF0">
              <w:rPr>
                <w:sz w:val="18"/>
                <w:szCs w:val="18"/>
              </w:rPr>
              <w:t>To quantitatively describe the ecological and spatial structure of species assemblages of the North Sea ecosystem; and to calibrate the dynamic responses of the modelled system by comparison with observed historical changes</w:t>
            </w:r>
          </w:p>
        </w:tc>
        <w:tc>
          <w:tcPr>
            <w:tcW w:w="1112" w:type="dxa"/>
          </w:tcPr>
          <w:p w14:paraId="6FD09477" w14:textId="77777777" w:rsidR="00D60B0B" w:rsidRPr="00D36AF0" w:rsidRDefault="00D60B0B" w:rsidP="00924432">
            <w:pPr>
              <w:keepNext/>
              <w:keepLines/>
              <w:spacing w:before="200"/>
              <w:jc w:val="center"/>
              <w:outlineLvl w:val="6"/>
              <w:rPr>
                <w:sz w:val="18"/>
                <w:szCs w:val="18"/>
              </w:rPr>
            </w:pPr>
            <w:r w:rsidRPr="00D36AF0">
              <w:rPr>
                <w:sz w:val="18"/>
                <w:szCs w:val="18"/>
              </w:rPr>
              <w:t>68</w:t>
            </w:r>
          </w:p>
        </w:tc>
        <w:tc>
          <w:tcPr>
            <w:tcW w:w="992" w:type="dxa"/>
          </w:tcPr>
          <w:p w14:paraId="2FDC819B" w14:textId="77777777" w:rsidR="00D60B0B" w:rsidRPr="00D36AF0" w:rsidRDefault="00D60B0B" w:rsidP="00924432">
            <w:pPr>
              <w:jc w:val="center"/>
              <w:rPr>
                <w:color w:val="FF0000"/>
                <w:sz w:val="18"/>
                <w:szCs w:val="18"/>
              </w:rPr>
            </w:pPr>
          </w:p>
        </w:tc>
        <w:tc>
          <w:tcPr>
            <w:tcW w:w="709" w:type="dxa"/>
          </w:tcPr>
          <w:p w14:paraId="3964F233" w14:textId="77777777" w:rsidR="00D60B0B" w:rsidRPr="00D36AF0" w:rsidRDefault="00D60B0B" w:rsidP="00924432">
            <w:pPr>
              <w:jc w:val="center"/>
              <w:rPr>
                <w:color w:val="FF0000"/>
                <w:sz w:val="18"/>
                <w:szCs w:val="18"/>
              </w:rPr>
            </w:pPr>
          </w:p>
        </w:tc>
        <w:tc>
          <w:tcPr>
            <w:tcW w:w="872" w:type="dxa"/>
          </w:tcPr>
          <w:p w14:paraId="70AC4EAA" w14:textId="77777777" w:rsidR="00D60B0B" w:rsidRPr="00D36AF0" w:rsidRDefault="00D60B0B" w:rsidP="00924432">
            <w:pPr>
              <w:jc w:val="center"/>
              <w:rPr>
                <w:sz w:val="18"/>
                <w:szCs w:val="18"/>
              </w:rPr>
            </w:pPr>
          </w:p>
        </w:tc>
        <w:tc>
          <w:tcPr>
            <w:tcW w:w="872" w:type="dxa"/>
          </w:tcPr>
          <w:p w14:paraId="1D52BC2E" w14:textId="77777777" w:rsidR="00D60B0B" w:rsidRPr="00D36AF0" w:rsidRDefault="00D60B0B" w:rsidP="00924432">
            <w:pPr>
              <w:keepNext/>
              <w:keepLines/>
              <w:spacing w:before="200"/>
              <w:jc w:val="center"/>
              <w:outlineLvl w:val="6"/>
              <w:rPr>
                <w:sz w:val="18"/>
                <w:szCs w:val="18"/>
              </w:rPr>
            </w:pPr>
            <w:r w:rsidRPr="00D36AF0">
              <w:rPr>
                <w:sz w:val="18"/>
                <w:szCs w:val="18"/>
              </w:rPr>
              <w:t>43 before policy, 41 after</w:t>
            </w:r>
          </w:p>
        </w:tc>
        <w:tc>
          <w:tcPr>
            <w:tcW w:w="1113" w:type="dxa"/>
          </w:tcPr>
          <w:p w14:paraId="0A0A0442" w14:textId="77777777" w:rsidR="00D60B0B" w:rsidRPr="00D36AF0" w:rsidRDefault="00D60B0B" w:rsidP="00924432">
            <w:pPr>
              <w:jc w:val="center"/>
              <w:rPr>
                <w:rFonts w:cs="Times New Roman"/>
                <w:sz w:val="18"/>
                <w:szCs w:val="18"/>
                <w:lang w:val="en-US"/>
              </w:rPr>
            </w:pPr>
            <w:r w:rsidRPr="00D36AF0">
              <w:rPr>
                <w:rFonts w:cs="Times New Roman"/>
                <w:sz w:val="18"/>
                <w:szCs w:val="18"/>
                <w:lang w:val="en-US"/>
              </w:rPr>
              <w:t>570,000 km2</w:t>
            </w:r>
          </w:p>
        </w:tc>
        <w:tc>
          <w:tcPr>
            <w:tcW w:w="1276" w:type="dxa"/>
          </w:tcPr>
          <w:p w14:paraId="3D521FC2" w14:textId="77777777" w:rsidR="00D60B0B" w:rsidRPr="00D36AF0" w:rsidRDefault="00D60B0B" w:rsidP="00924432">
            <w:pPr>
              <w:keepNext/>
              <w:keepLines/>
              <w:spacing w:before="200"/>
              <w:jc w:val="center"/>
              <w:outlineLvl w:val="6"/>
              <w:rPr>
                <w:sz w:val="18"/>
                <w:szCs w:val="18"/>
              </w:rPr>
            </w:pPr>
            <w:r w:rsidRPr="00D36AF0">
              <w:rPr>
                <w:sz w:val="18"/>
                <w:szCs w:val="18"/>
              </w:rPr>
              <w:t>4/12</w:t>
            </w:r>
          </w:p>
        </w:tc>
      </w:tr>
      <w:tr w:rsidR="00D60B0B" w:rsidRPr="006E6487" w14:paraId="1D7C498D" w14:textId="77777777" w:rsidTr="004F7141">
        <w:trPr>
          <w:trHeight w:val="96"/>
        </w:trPr>
        <w:tc>
          <w:tcPr>
            <w:tcW w:w="1668" w:type="dxa"/>
          </w:tcPr>
          <w:p w14:paraId="19CA4753" w14:textId="77777777" w:rsidR="00D60B0B" w:rsidRPr="00D36AF0" w:rsidRDefault="00D60B0B" w:rsidP="00924432">
            <w:pPr>
              <w:keepNext/>
              <w:keepLines/>
              <w:spacing w:before="200"/>
              <w:outlineLvl w:val="6"/>
              <w:rPr>
                <w:sz w:val="18"/>
                <w:szCs w:val="18"/>
              </w:rPr>
            </w:pPr>
            <w:r w:rsidRPr="00D36AF0">
              <w:rPr>
                <w:sz w:val="18"/>
                <w:szCs w:val="18"/>
              </w:rPr>
              <w:t xml:space="preserve">Northern Adriatic Sea </w:t>
            </w:r>
            <w:r w:rsidR="00C44DE9" w:rsidRPr="00D36AF0">
              <w:rPr>
                <w:sz w:val="18"/>
                <w:szCs w:val="18"/>
              </w:rPr>
              <w:fldChar w:fldCharType="begin"/>
            </w:r>
            <w:r w:rsidR="00C11859" w:rsidRPr="00D36AF0">
              <w:rPr>
                <w:sz w:val="18"/>
                <w:szCs w:val="18"/>
              </w:rPr>
              <w:instrText xml:space="preserve"> ADDIN EN.CITE &lt;EndNote&gt;&lt;Cite&gt;&lt;Author&gt;Barausse&lt;/Author&gt;&lt;Year&gt;2009&lt;/Year&gt;&lt;RecNum&gt;2756&lt;/RecNum&gt;&lt;DisplayText&gt;(Barausse&lt;style face="italic"&gt; et al.&lt;/style&gt; 2009)&lt;/DisplayText&gt;&lt;record&gt;&lt;rec-number&gt;2756&lt;/rec-number&gt;&lt;foreign-keys&gt;&lt;key app="EN" db-id="0afwtsxxhe50rce2r5b5wzddxe9z92f9pvvv"&gt;2756&lt;/key&gt;&lt;/foreign-keys&gt;&lt;ref-type name="Journal Article"&gt;17&lt;/ref-type&gt;&lt;contributors&gt;&lt;authors&gt;&lt;author&gt;Barausse, A.&lt;/author&gt;&lt;author&gt;A. Duci&lt;/author&gt;&lt;author&gt;C. Mazzoldi&lt;/author&gt;&lt;author&gt;Y. Artioli&lt;/author&gt;&lt;author&gt;L. Palmeri&lt;/author&gt;&lt;/authors&gt;&lt;/contributors&gt;&lt;titles&gt;&lt;title&gt;Trophic network model of the northern Adriatic Sea: analysis of an exploited and eutrophic ecosystem&lt;/title&gt;&lt;secondary-title&gt;Estuarine Coastal and Shelf Science&lt;/secondary-title&gt;&lt;/titles&gt;&lt;periodical&gt;&lt;full-title&gt;Estuarine Coastal and Shelf Science&lt;/full-title&gt;&lt;/periodical&gt;&lt;pages&gt;577-590&lt;/pages&gt;&lt;volume&gt;83&lt;/volume&gt;&lt;dates&gt;&lt;year&gt;2009&lt;/year&gt;&lt;/dates&gt;&lt;urls&gt;&lt;/urls&gt;&lt;/record&gt;&lt;/Cite&gt;&lt;/EndNote&gt;</w:instrText>
            </w:r>
            <w:r w:rsidR="00C44DE9" w:rsidRPr="00D36AF0">
              <w:rPr>
                <w:sz w:val="18"/>
                <w:szCs w:val="18"/>
              </w:rPr>
              <w:fldChar w:fldCharType="separate"/>
            </w:r>
            <w:r w:rsidR="00C11859" w:rsidRPr="00D36AF0">
              <w:rPr>
                <w:noProof/>
                <w:sz w:val="18"/>
                <w:szCs w:val="18"/>
              </w:rPr>
              <w:t>(</w:t>
            </w:r>
            <w:hyperlink w:anchor="_ENREF_2" w:tooltip="Barausse, 2009 #2756" w:history="1">
              <w:r w:rsidR="003B16F6" w:rsidRPr="00D36AF0">
                <w:rPr>
                  <w:noProof/>
                  <w:sz w:val="18"/>
                  <w:szCs w:val="18"/>
                </w:rPr>
                <w:t>Barausse</w:t>
              </w:r>
              <w:r w:rsidR="003B16F6" w:rsidRPr="00D36AF0">
                <w:rPr>
                  <w:i/>
                  <w:noProof/>
                  <w:sz w:val="18"/>
                  <w:szCs w:val="18"/>
                </w:rPr>
                <w:t xml:space="preserve"> et al.</w:t>
              </w:r>
              <w:r w:rsidR="003B16F6" w:rsidRPr="00D36AF0">
                <w:rPr>
                  <w:noProof/>
                  <w:sz w:val="18"/>
                  <w:szCs w:val="18"/>
                </w:rPr>
                <w:t xml:space="preserve"> 2009</w:t>
              </w:r>
            </w:hyperlink>
            <w:r w:rsidR="00C11859" w:rsidRPr="00D36AF0">
              <w:rPr>
                <w:noProof/>
                <w:sz w:val="18"/>
                <w:szCs w:val="18"/>
              </w:rPr>
              <w:t>)</w:t>
            </w:r>
            <w:r w:rsidR="00C44DE9" w:rsidRPr="00D36AF0">
              <w:rPr>
                <w:sz w:val="18"/>
                <w:szCs w:val="18"/>
              </w:rPr>
              <w:fldChar w:fldCharType="end"/>
            </w:r>
          </w:p>
        </w:tc>
        <w:tc>
          <w:tcPr>
            <w:tcW w:w="1134" w:type="dxa"/>
          </w:tcPr>
          <w:p w14:paraId="001EFBD2" w14:textId="77777777" w:rsidR="00D60B0B" w:rsidRPr="00D36AF0" w:rsidRDefault="00D60B0B" w:rsidP="00924432">
            <w:pPr>
              <w:keepNext/>
              <w:keepLines/>
              <w:spacing w:before="200"/>
              <w:outlineLvl w:val="6"/>
              <w:rPr>
                <w:sz w:val="18"/>
                <w:szCs w:val="18"/>
              </w:rPr>
            </w:pPr>
            <w:r w:rsidRPr="00D36AF0">
              <w:rPr>
                <w:sz w:val="18"/>
                <w:szCs w:val="18"/>
              </w:rPr>
              <w:t>Mediterranean Sea</w:t>
            </w:r>
          </w:p>
        </w:tc>
        <w:tc>
          <w:tcPr>
            <w:tcW w:w="3260" w:type="dxa"/>
          </w:tcPr>
          <w:p w14:paraId="3FAF5166" w14:textId="77777777" w:rsidR="00D60B0B" w:rsidRPr="00D36AF0" w:rsidRDefault="00D60B0B" w:rsidP="00924432">
            <w:pPr>
              <w:keepNext/>
              <w:keepLines/>
              <w:spacing w:before="200"/>
              <w:outlineLvl w:val="6"/>
              <w:rPr>
                <w:sz w:val="18"/>
                <w:szCs w:val="18"/>
              </w:rPr>
            </w:pPr>
            <w:r w:rsidRPr="00D36AF0">
              <w:rPr>
                <w:sz w:val="18"/>
                <w:szCs w:val="18"/>
              </w:rPr>
              <w:t>To analyse the trophic structure of the system, identify the key trophic groups, and assess anthropogenic impacts on the ecosystem</w:t>
            </w:r>
          </w:p>
        </w:tc>
        <w:tc>
          <w:tcPr>
            <w:tcW w:w="1112" w:type="dxa"/>
          </w:tcPr>
          <w:p w14:paraId="43D2930B" w14:textId="77777777" w:rsidR="00D60B0B" w:rsidRPr="00D36AF0" w:rsidRDefault="00D60B0B" w:rsidP="00924432">
            <w:pPr>
              <w:keepNext/>
              <w:keepLines/>
              <w:spacing w:before="200"/>
              <w:jc w:val="center"/>
              <w:outlineLvl w:val="6"/>
              <w:rPr>
                <w:sz w:val="18"/>
                <w:szCs w:val="18"/>
              </w:rPr>
            </w:pPr>
            <w:r w:rsidRPr="00D36AF0">
              <w:rPr>
                <w:sz w:val="18"/>
                <w:szCs w:val="18"/>
              </w:rPr>
              <w:t>34</w:t>
            </w:r>
          </w:p>
        </w:tc>
        <w:tc>
          <w:tcPr>
            <w:tcW w:w="992" w:type="dxa"/>
          </w:tcPr>
          <w:p w14:paraId="005FDED2" w14:textId="77777777" w:rsidR="00D60B0B" w:rsidRPr="00D36AF0" w:rsidRDefault="00D60B0B" w:rsidP="00924432">
            <w:pPr>
              <w:jc w:val="center"/>
              <w:rPr>
                <w:color w:val="FF0000"/>
                <w:sz w:val="18"/>
                <w:szCs w:val="18"/>
              </w:rPr>
            </w:pPr>
          </w:p>
        </w:tc>
        <w:tc>
          <w:tcPr>
            <w:tcW w:w="709" w:type="dxa"/>
          </w:tcPr>
          <w:p w14:paraId="78F3DF40" w14:textId="77777777" w:rsidR="00D60B0B" w:rsidRPr="00D36AF0" w:rsidRDefault="00D60B0B" w:rsidP="00924432">
            <w:pPr>
              <w:jc w:val="center"/>
              <w:rPr>
                <w:sz w:val="18"/>
                <w:szCs w:val="18"/>
              </w:rPr>
            </w:pPr>
          </w:p>
        </w:tc>
        <w:tc>
          <w:tcPr>
            <w:tcW w:w="872" w:type="dxa"/>
          </w:tcPr>
          <w:p w14:paraId="3EC88699" w14:textId="77777777" w:rsidR="00D60B0B" w:rsidRPr="00D36AF0" w:rsidRDefault="00D60B0B" w:rsidP="00924432">
            <w:pPr>
              <w:jc w:val="center"/>
              <w:rPr>
                <w:sz w:val="18"/>
                <w:szCs w:val="18"/>
              </w:rPr>
            </w:pPr>
          </w:p>
        </w:tc>
        <w:tc>
          <w:tcPr>
            <w:tcW w:w="872" w:type="dxa"/>
          </w:tcPr>
          <w:p w14:paraId="2DE07679" w14:textId="77777777" w:rsidR="00D60B0B" w:rsidRPr="00D36AF0" w:rsidRDefault="00D60B0B" w:rsidP="00924432">
            <w:pPr>
              <w:jc w:val="center"/>
              <w:rPr>
                <w:sz w:val="18"/>
                <w:szCs w:val="18"/>
              </w:rPr>
            </w:pPr>
          </w:p>
        </w:tc>
        <w:tc>
          <w:tcPr>
            <w:tcW w:w="1113" w:type="dxa"/>
          </w:tcPr>
          <w:p w14:paraId="172DC019" w14:textId="77777777" w:rsidR="00D60B0B" w:rsidRPr="00D36AF0" w:rsidRDefault="00D60B0B" w:rsidP="00924432">
            <w:pPr>
              <w:keepNext/>
              <w:keepLines/>
              <w:spacing w:before="200"/>
              <w:jc w:val="center"/>
              <w:outlineLvl w:val="6"/>
              <w:rPr>
                <w:sz w:val="18"/>
                <w:szCs w:val="18"/>
              </w:rPr>
            </w:pPr>
            <w:r w:rsidRPr="00D36AF0">
              <w:rPr>
                <w:rFonts w:cs="Times New Roman"/>
                <w:sz w:val="18"/>
                <w:szCs w:val="18"/>
                <w:lang w:val="en-US"/>
              </w:rPr>
              <w:t>32,000 km2</w:t>
            </w:r>
          </w:p>
        </w:tc>
        <w:tc>
          <w:tcPr>
            <w:tcW w:w="1276" w:type="dxa"/>
          </w:tcPr>
          <w:p w14:paraId="512F4524" w14:textId="77777777" w:rsidR="00D60B0B" w:rsidRPr="00D36AF0" w:rsidRDefault="00D60B0B" w:rsidP="00924432">
            <w:pPr>
              <w:keepNext/>
              <w:keepLines/>
              <w:spacing w:before="200"/>
              <w:jc w:val="center"/>
              <w:outlineLvl w:val="6"/>
              <w:rPr>
                <w:sz w:val="18"/>
                <w:szCs w:val="18"/>
              </w:rPr>
            </w:pPr>
            <w:r w:rsidRPr="00D36AF0">
              <w:rPr>
                <w:sz w:val="18"/>
                <w:szCs w:val="18"/>
              </w:rPr>
              <w:t>2/6</w:t>
            </w:r>
          </w:p>
        </w:tc>
      </w:tr>
      <w:tr w:rsidR="00D60B0B" w:rsidRPr="006E6487" w14:paraId="5DA2E3FE" w14:textId="77777777" w:rsidTr="004F7141">
        <w:trPr>
          <w:trHeight w:val="96"/>
        </w:trPr>
        <w:tc>
          <w:tcPr>
            <w:tcW w:w="1668" w:type="dxa"/>
          </w:tcPr>
          <w:p w14:paraId="441E6709" w14:textId="77777777" w:rsidR="00D60B0B" w:rsidRPr="00D36AF0" w:rsidRDefault="00D60B0B" w:rsidP="00924432">
            <w:pPr>
              <w:keepNext/>
              <w:keepLines/>
              <w:spacing w:before="200"/>
              <w:outlineLvl w:val="6"/>
              <w:rPr>
                <w:sz w:val="18"/>
                <w:szCs w:val="18"/>
              </w:rPr>
            </w:pPr>
            <w:r w:rsidRPr="00D36AF0">
              <w:rPr>
                <w:sz w:val="18"/>
                <w:szCs w:val="18"/>
              </w:rPr>
              <w:t xml:space="preserve">*Great Barrier Reef </w:t>
            </w:r>
            <w:r w:rsidR="00C44DE9" w:rsidRPr="00D36AF0">
              <w:rPr>
                <w:sz w:val="18"/>
                <w:szCs w:val="18"/>
              </w:rPr>
              <w:fldChar w:fldCharType="begin"/>
            </w:r>
            <w:r w:rsidRPr="00D36AF0">
              <w:rPr>
                <w:sz w:val="18"/>
                <w:szCs w:val="18"/>
              </w:rPr>
              <w:instrText xml:space="preserve"> ADDIN EN.CITE &lt;EndNote&gt;&lt;Cite&gt;&lt;Author&gt;Gribble&lt;/Author&gt;&lt;Year&gt;2005&lt;/Year&gt;&lt;RecNum&gt;2757&lt;/RecNum&gt;&lt;DisplayText&gt;(Gribble 2005)&lt;/DisplayText&gt;&lt;record&gt;&lt;rec-number&gt;2757&lt;/rec-number&gt;&lt;foreign-keys&gt;&lt;key app="EN" db-id="0afwtsxxhe50rce2r5b5wzddxe9z92f9pvvv"&gt;2757&lt;/key&gt;&lt;/foreign-keys&gt;&lt;ref-type name="Conference Proceedings"&gt;10&lt;/ref-type&gt;&lt;contributors&gt;&lt;authors&gt;&lt;author&gt;Gribble, N. A.&lt;/author&gt;&lt;/authors&gt;&lt;secondary-authors&gt;&lt;author&gt;A. Zerger&lt;/author&gt;&lt;author&gt;R.M. Argent&lt;/author&gt;&lt;/secondary-authors&gt;&lt;/contributors&gt;&lt;titles&gt;&lt;title&gt;Ecosystem Modelling Of The Great Barrier Reef: A Balanced Trophic Biomass Approach&lt;/title&gt;&lt;secondary-title&gt;MODSIM 2005 International Congress on Modelling and Simulation&lt;/secondary-title&gt;&lt;/titles&gt;&lt;pages&gt; 2561-2567&lt;/pages&gt;&lt;dates&gt;&lt;year&gt;2005&lt;/year&gt;&lt;/dates&gt;&lt;publisher&gt;Modelling and Simulation Society of Australia and New Zealand&lt;/publisher&gt;&lt;urls&gt;&lt;/urls&gt;&lt;/record&gt;&lt;/Cite&gt;&lt;/EndNote&gt;</w:instrText>
            </w:r>
            <w:r w:rsidR="00C44DE9" w:rsidRPr="00D36AF0">
              <w:rPr>
                <w:sz w:val="18"/>
                <w:szCs w:val="18"/>
              </w:rPr>
              <w:fldChar w:fldCharType="separate"/>
            </w:r>
            <w:r w:rsidRPr="00D36AF0">
              <w:rPr>
                <w:noProof/>
                <w:sz w:val="18"/>
                <w:szCs w:val="18"/>
              </w:rPr>
              <w:t>(</w:t>
            </w:r>
            <w:hyperlink w:anchor="_ENREF_11" w:tooltip="Gribble, 2005 #2757" w:history="1">
              <w:r w:rsidR="003B16F6" w:rsidRPr="00D36AF0">
                <w:rPr>
                  <w:noProof/>
                  <w:sz w:val="18"/>
                  <w:szCs w:val="18"/>
                </w:rPr>
                <w:t>Gribble 2005</w:t>
              </w:r>
            </w:hyperlink>
            <w:r w:rsidRPr="00D36AF0">
              <w:rPr>
                <w:noProof/>
                <w:sz w:val="18"/>
                <w:szCs w:val="18"/>
              </w:rPr>
              <w:t>)</w:t>
            </w:r>
            <w:r w:rsidR="00C44DE9" w:rsidRPr="00D36AF0">
              <w:rPr>
                <w:sz w:val="18"/>
                <w:szCs w:val="18"/>
              </w:rPr>
              <w:fldChar w:fldCharType="end"/>
            </w:r>
          </w:p>
        </w:tc>
        <w:tc>
          <w:tcPr>
            <w:tcW w:w="1134" w:type="dxa"/>
          </w:tcPr>
          <w:p w14:paraId="5D63A2AD" w14:textId="77777777" w:rsidR="00D60B0B" w:rsidRPr="00D36AF0" w:rsidRDefault="00D60B0B" w:rsidP="00924432">
            <w:pPr>
              <w:keepNext/>
              <w:keepLines/>
              <w:spacing w:before="200"/>
              <w:outlineLvl w:val="6"/>
              <w:rPr>
                <w:sz w:val="18"/>
                <w:szCs w:val="18"/>
              </w:rPr>
            </w:pPr>
            <w:r w:rsidRPr="00D36AF0">
              <w:rPr>
                <w:sz w:val="18"/>
                <w:szCs w:val="18"/>
              </w:rPr>
              <w:t>Northeast Australian shelf</w:t>
            </w:r>
          </w:p>
        </w:tc>
        <w:tc>
          <w:tcPr>
            <w:tcW w:w="3260" w:type="dxa"/>
          </w:tcPr>
          <w:p w14:paraId="5264C1F4" w14:textId="77777777" w:rsidR="00D60B0B" w:rsidRPr="00D36AF0" w:rsidRDefault="00D60B0B" w:rsidP="00924432">
            <w:pPr>
              <w:keepNext/>
              <w:keepLines/>
              <w:spacing w:before="200"/>
              <w:outlineLvl w:val="6"/>
              <w:rPr>
                <w:sz w:val="18"/>
                <w:szCs w:val="18"/>
              </w:rPr>
            </w:pPr>
            <w:r w:rsidRPr="00D36AF0">
              <w:rPr>
                <w:sz w:val="18"/>
                <w:szCs w:val="18"/>
              </w:rPr>
              <w:t>To identify the effects of the major fisheries in each of the component systems, and the possible confounding effects of independently developed fisheries management plans</w:t>
            </w:r>
          </w:p>
        </w:tc>
        <w:tc>
          <w:tcPr>
            <w:tcW w:w="1112" w:type="dxa"/>
          </w:tcPr>
          <w:p w14:paraId="7E71982F" w14:textId="77777777" w:rsidR="00D60B0B" w:rsidRPr="00D36AF0" w:rsidRDefault="00D60B0B" w:rsidP="00924432">
            <w:pPr>
              <w:keepNext/>
              <w:keepLines/>
              <w:spacing w:before="200"/>
              <w:jc w:val="center"/>
              <w:outlineLvl w:val="6"/>
              <w:rPr>
                <w:sz w:val="18"/>
                <w:szCs w:val="18"/>
              </w:rPr>
            </w:pPr>
            <w:r w:rsidRPr="00D36AF0">
              <w:rPr>
                <w:sz w:val="18"/>
                <w:szCs w:val="18"/>
              </w:rPr>
              <w:t>32</w:t>
            </w:r>
          </w:p>
        </w:tc>
        <w:tc>
          <w:tcPr>
            <w:tcW w:w="992" w:type="dxa"/>
          </w:tcPr>
          <w:p w14:paraId="66E84E84" w14:textId="77777777" w:rsidR="00D60B0B" w:rsidRPr="00D36AF0" w:rsidRDefault="00D60B0B" w:rsidP="00924432">
            <w:pPr>
              <w:jc w:val="center"/>
              <w:rPr>
                <w:color w:val="FF0000"/>
                <w:sz w:val="18"/>
                <w:szCs w:val="18"/>
              </w:rPr>
            </w:pPr>
          </w:p>
        </w:tc>
        <w:tc>
          <w:tcPr>
            <w:tcW w:w="709" w:type="dxa"/>
          </w:tcPr>
          <w:p w14:paraId="7918F923" w14:textId="77777777" w:rsidR="00D60B0B" w:rsidRPr="00D36AF0" w:rsidRDefault="00D60B0B" w:rsidP="00924432">
            <w:pPr>
              <w:jc w:val="center"/>
              <w:rPr>
                <w:sz w:val="18"/>
                <w:szCs w:val="18"/>
              </w:rPr>
            </w:pPr>
          </w:p>
        </w:tc>
        <w:tc>
          <w:tcPr>
            <w:tcW w:w="872" w:type="dxa"/>
          </w:tcPr>
          <w:p w14:paraId="4E1AB617" w14:textId="77777777" w:rsidR="00D60B0B" w:rsidRPr="00D36AF0" w:rsidRDefault="00D60B0B" w:rsidP="00924432">
            <w:pPr>
              <w:jc w:val="center"/>
              <w:rPr>
                <w:sz w:val="18"/>
                <w:szCs w:val="18"/>
              </w:rPr>
            </w:pPr>
          </w:p>
        </w:tc>
        <w:tc>
          <w:tcPr>
            <w:tcW w:w="872" w:type="dxa"/>
          </w:tcPr>
          <w:p w14:paraId="71C86C4A" w14:textId="77777777" w:rsidR="00D60B0B" w:rsidRPr="00D36AF0" w:rsidRDefault="00D60B0B" w:rsidP="00924432">
            <w:pPr>
              <w:jc w:val="center"/>
              <w:rPr>
                <w:sz w:val="18"/>
                <w:szCs w:val="18"/>
              </w:rPr>
            </w:pPr>
          </w:p>
        </w:tc>
        <w:tc>
          <w:tcPr>
            <w:tcW w:w="1113" w:type="dxa"/>
          </w:tcPr>
          <w:p w14:paraId="30EF4E37" w14:textId="77777777" w:rsidR="00D60B0B" w:rsidRPr="00D36AF0" w:rsidRDefault="00D60B0B" w:rsidP="00924432">
            <w:pPr>
              <w:jc w:val="center"/>
              <w:rPr>
                <w:sz w:val="18"/>
                <w:szCs w:val="18"/>
              </w:rPr>
            </w:pPr>
          </w:p>
        </w:tc>
        <w:tc>
          <w:tcPr>
            <w:tcW w:w="1276" w:type="dxa"/>
          </w:tcPr>
          <w:p w14:paraId="67986D38" w14:textId="77777777" w:rsidR="00D60B0B" w:rsidRPr="00D36AF0" w:rsidRDefault="00D60B0B" w:rsidP="00924432">
            <w:pPr>
              <w:keepNext/>
              <w:keepLines/>
              <w:spacing w:before="200"/>
              <w:jc w:val="center"/>
              <w:outlineLvl w:val="6"/>
              <w:rPr>
                <w:sz w:val="18"/>
                <w:szCs w:val="18"/>
              </w:rPr>
            </w:pPr>
            <w:r w:rsidRPr="00D36AF0">
              <w:rPr>
                <w:sz w:val="18"/>
                <w:szCs w:val="18"/>
              </w:rPr>
              <w:t>1/3</w:t>
            </w:r>
          </w:p>
        </w:tc>
      </w:tr>
      <w:tr w:rsidR="00D60B0B" w:rsidRPr="006E6487" w14:paraId="1D2F3045" w14:textId="77777777" w:rsidTr="004F7141">
        <w:trPr>
          <w:trHeight w:val="96"/>
        </w:trPr>
        <w:tc>
          <w:tcPr>
            <w:tcW w:w="1668" w:type="dxa"/>
          </w:tcPr>
          <w:p w14:paraId="4D1181A2" w14:textId="77777777" w:rsidR="00D60B0B" w:rsidRPr="00D36AF0" w:rsidRDefault="00D60B0B" w:rsidP="00924432">
            <w:pPr>
              <w:keepNext/>
              <w:keepLines/>
              <w:spacing w:before="200"/>
              <w:outlineLvl w:val="6"/>
              <w:rPr>
                <w:sz w:val="18"/>
                <w:szCs w:val="18"/>
              </w:rPr>
            </w:pPr>
            <w:r w:rsidRPr="00D36AF0">
              <w:rPr>
                <w:sz w:val="18"/>
                <w:szCs w:val="18"/>
              </w:rPr>
              <w:t xml:space="preserve">*Southern Benguela </w:t>
            </w:r>
          </w:p>
          <w:p w14:paraId="33A6EF15" w14:textId="77777777" w:rsidR="00D60B0B" w:rsidRPr="00D36AF0" w:rsidRDefault="00C44DE9" w:rsidP="00924432">
            <w:pPr>
              <w:keepNext/>
              <w:keepLines/>
              <w:spacing w:before="200"/>
              <w:outlineLvl w:val="6"/>
              <w:rPr>
                <w:sz w:val="18"/>
                <w:szCs w:val="18"/>
              </w:rPr>
            </w:pPr>
            <w:r w:rsidRPr="00D36AF0">
              <w:rPr>
                <w:sz w:val="18"/>
                <w:szCs w:val="18"/>
              </w:rPr>
              <w:fldChar w:fldCharType="begin"/>
            </w:r>
            <w:r w:rsidR="00C11859" w:rsidRPr="00D36AF0">
              <w:rPr>
                <w:sz w:val="18"/>
                <w:szCs w:val="18"/>
              </w:rPr>
              <w:instrText xml:space="preserve"> ADDIN EN.CITE &lt;EndNote&gt;&lt;Cite&gt;&lt;Author&gt;Shannon&lt;/Author&gt;&lt;Year&gt;2003&lt;/Year&gt;&lt;RecNum&gt;2759&lt;/RecNum&gt;&lt;DisplayText&gt;(Shannon&lt;style face="italic"&gt; et al.&lt;/style&gt; 2003)&lt;/DisplayText&gt;&lt;record&gt;&lt;rec-number&gt;2759&lt;/rec-number&gt;&lt;foreign-keys&gt;&lt;key app="EN" db-id="0afwtsxxhe50rce2r5b5wzddxe9z92f9pvvv"&gt;2759&lt;/key&gt;&lt;/foreign-keys&gt;&lt;ref-type name="Journal Article"&gt;17&lt;/ref-type&gt;&lt;contributors&gt;&lt;authors&gt;&lt;author&gt;Shannon, L. J.&lt;/author&gt;&lt;author&gt;C. L. Moloney&lt;/author&gt;&lt;author&gt;A. Jarre&lt;/author&gt;&lt;author&gt;J. G. Field&lt;/author&gt;&lt;/authors&gt;&lt;/contributors&gt;&lt;titles&gt;&lt;title&gt;Trophic flows in the southern Benguela during the 1980s and 1990s&lt;/title&gt;&lt;secondary-title&gt;Journal of Marine Systems&lt;/secondary-title&gt;&lt;/titles&gt;&lt;periodical&gt;&lt;full-title&gt;Journal of Marine Systems&lt;/full-title&gt;&lt;/periodical&gt;&lt;pages&gt;83-116&lt;/pages&gt;&lt;volume&gt;39&lt;/volume&gt;&lt;dates&gt;&lt;year&gt;2003&lt;/year&gt;&lt;/dates&gt;&lt;urls&gt;&lt;/urls&gt;&lt;/record&gt;&lt;/Cite&gt;&lt;/EndNote&gt;</w:instrText>
            </w:r>
            <w:r w:rsidRPr="00D36AF0">
              <w:rPr>
                <w:sz w:val="18"/>
                <w:szCs w:val="18"/>
              </w:rPr>
              <w:fldChar w:fldCharType="separate"/>
            </w:r>
            <w:r w:rsidR="00C11859" w:rsidRPr="00D36AF0">
              <w:rPr>
                <w:noProof/>
                <w:sz w:val="18"/>
                <w:szCs w:val="18"/>
              </w:rPr>
              <w:t>(</w:t>
            </w:r>
            <w:hyperlink w:anchor="_ENREF_26" w:tooltip="Shannon, 2003 #2759" w:history="1">
              <w:r w:rsidR="003B16F6" w:rsidRPr="00D36AF0">
                <w:rPr>
                  <w:noProof/>
                  <w:sz w:val="18"/>
                  <w:szCs w:val="18"/>
                </w:rPr>
                <w:t>Shannon</w:t>
              </w:r>
              <w:r w:rsidR="003B16F6" w:rsidRPr="00D36AF0">
                <w:rPr>
                  <w:i/>
                  <w:noProof/>
                  <w:sz w:val="18"/>
                  <w:szCs w:val="18"/>
                </w:rPr>
                <w:t xml:space="preserve"> et al.</w:t>
              </w:r>
              <w:r w:rsidR="003B16F6" w:rsidRPr="00D36AF0">
                <w:rPr>
                  <w:noProof/>
                  <w:sz w:val="18"/>
                  <w:szCs w:val="18"/>
                </w:rPr>
                <w:t xml:space="preserve"> </w:t>
              </w:r>
              <w:r w:rsidR="003B16F6" w:rsidRPr="00D36AF0">
                <w:rPr>
                  <w:noProof/>
                  <w:sz w:val="18"/>
                  <w:szCs w:val="18"/>
                </w:rPr>
                <w:lastRenderedPageBreak/>
                <w:t>2003</w:t>
              </w:r>
            </w:hyperlink>
            <w:r w:rsidR="00C11859" w:rsidRPr="00D36AF0">
              <w:rPr>
                <w:noProof/>
                <w:sz w:val="18"/>
                <w:szCs w:val="18"/>
              </w:rPr>
              <w:t>)</w:t>
            </w:r>
            <w:r w:rsidRPr="00D36AF0">
              <w:rPr>
                <w:sz w:val="18"/>
                <w:szCs w:val="18"/>
              </w:rPr>
              <w:fldChar w:fldCharType="end"/>
            </w:r>
            <w:r w:rsidR="00D60B0B" w:rsidRPr="00D36AF0">
              <w:rPr>
                <w:sz w:val="18"/>
                <w:szCs w:val="18"/>
                <w:vertAlign w:val="superscript"/>
              </w:rPr>
              <w:t xml:space="preserve"> ^</w:t>
            </w:r>
          </w:p>
        </w:tc>
        <w:tc>
          <w:tcPr>
            <w:tcW w:w="1134" w:type="dxa"/>
          </w:tcPr>
          <w:p w14:paraId="262EBA31" w14:textId="77777777" w:rsidR="00D60B0B" w:rsidRPr="00D36AF0" w:rsidRDefault="00D60B0B" w:rsidP="00924432">
            <w:pPr>
              <w:keepNext/>
              <w:keepLines/>
              <w:spacing w:before="200"/>
              <w:outlineLvl w:val="6"/>
              <w:rPr>
                <w:sz w:val="18"/>
                <w:szCs w:val="18"/>
              </w:rPr>
            </w:pPr>
            <w:r w:rsidRPr="00D36AF0">
              <w:rPr>
                <w:sz w:val="18"/>
                <w:szCs w:val="18"/>
              </w:rPr>
              <w:lastRenderedPageBreak/>
              <w:t xml:space="preserve">Benguela Current (same model </w:t>
            </w:r>
            <w:r w:rsidRPr="00D36AF0">
              <w:rPr>
                <w:sz w:val="18"/>
                <w:szCs w:val="18"/>
              </w:rPr>
              <w:lastRenderedPageBreak/>
              <w:t>listed for Agulhas Current)</w:t>
            </w:r>
          </w:p>
        </w:tc>
        <w:tc>
          <w:tcPr>
            <w:tcW w:w="3260" w:type="dxa"/>
          </w:tcPr>
          <w:p w14:paraId="69A9C12A" w14:textId="77777777" w:rsidR="00D60B0B" w:rsidRPr="00D36AF0" w:rsidRDefault="00D60B0B" w:rsidP="00924432">
            <w:pPr>
              <w:keepNext/>
              <w:keepLines/>
              <w:spacing w:before="200"/>
              <w:outlineLvl w:val="6"/>
              <w:rPr>
                <w:sz w:val="18"/>
                <w:szCs w:val="18"/>
              </w:rPr>
            </w:pPr>
            <w:r w:rsidRPr="00D36AF0">
              <w:rPr>
                <w:sz w:val="18"/>
                <w:szCs w:val="18"/>
              </w:rPr>
              <w:lastRenderedPageBreak/>
              <w:t>To identify data gaps and imbalances that result from inconsistencies between various stock assessments; …</w:t>
            </w:r>
          </w:p>
          <w:p w14:paraId="30646085" w14:textId="77777777" w:rsidR="00D60B0B" w:rsidRPr="00D36AF0" w:rsidRDefault="00D60B0B" w:rsidP="00924432">
            <w:pPr>
              <w:keepNext/>
              <w:keepLines/>
              <w:spacing w:before="200"/>
              <w:outlineLvl w:val="6"/>
              <w:rPr>
                <w:sz w:val="18"/>
                <w:szCs w:val="18"/>
              </w:rPr>
            </w:pPr>
            <w:r w:rsidRPr="00D36AF0">
              <w:rPr>
                <w:sz w:val="18"/>
                <w:szCs w:val="18"/>
              </w:rPr>
              <w:lastRenderedPageBreak/>
              <w:t>to assess how observed differences or similarities in abundance, catches and dietary composition could affect overall trophic functioning, focusing on the pelagic part of the southern Benguela ecosystem</w:t>
            </w:r>
          </w:p>
        </w:tc>
        <w:tc>
          <w:tcPr>
            <w:tcW w:w="1112" w:type="dxa"/>
          </w:tcPr>
          <w:p w14:paraId="15D79640" w14:textId="77777777" w:rsidR="00D60B0B" w:rsidRPr="00D36AF0" w:rsidRDefault="00D60B0B" w:rsidP="00924432">
            <w:pPr>
              <w:keepNext/>
              <w:keepLines/>
              <w:spacing w:before="200"/>
              <w:jc w:val="center"/>
              <w:outlineLvl w:val="6"/>
              <w:rPr>
                <w:sz w:val="18"/>
                <w:szCs w:val="18"/>
              </w:rPr>
            </w:pPr>
            <w:r w:rsidRPr="00D36AF0">
              <w:rPr>
                <w:sz w:val="18"/>
                <w:szCs w:val="18"/>
              </w:rPr>
              <w:lastRenderedPageBreak/>
              <w:t>27</w:t>
            </w:r>
          </w:p>
        </w:tc>
        <w:tc>
          <w:tcPr>
            <w:tcW w:w="992" w:type="dxa"/>
          </w:tcPr>
          <w:p w14:paraId="0AABD71E" w14:textId="77777777" w:rsidR="00D60B0B" w:rsidRPr="00D36AF0" w:rsidRDefault="00D60B0B" w:rsidP="00924432">
            <w:pPr>
              <w:jc w:val="center"/>
              <w:rPr>
                <w:color w:val="FF0000"/>
                <w:sz w:val="18"/>
                <w:szCs w:val="18"/>
              </w:rPr>
            </w:pPr>
          </w:p>
        </w:tc>
        <w:tc>
          <w:tcPr>
            <w:tcW w:w="709" w:type="dxa"/>
          </w:tcPr>
          <w:p w14:paraId="7D684068" w14:textId="77777777" w:rsidR="00D60B0B" w:rsidRPr="00D36AF0" w:rsidRDefault="00D60B0B" w:rsidP="00924432">
            <w:pPr>
              <w:jc w:val="center"/>
              <w:rPr>
                <w:sz w:val="18"/>
                <w:szCs w:val="18"/>
              </w:rPr>
            </w:pPr>
          </w:p>
        </w:tc>
        <w:tc>
          <w:tcPr>
            <w:tcW w:w="872" w:type="dxa"/>
          </w:tcPr>
          <w:p w14:paraId="237BE3EC" w14:textId="77777777" w:rsidR="00D60B0B" w:rsidRPr="00D36AF0" w:rsidRDefault="00D60B0B" w:rsidP="00924432">
            <w:pPr>
              <w:jc w:val="center"/>
              <w:rPr>
                <w:sz w:val="18"/>
                <w:szCs w:val="18"/>
              </w:rPr>
            </w:pPr>
          </w:p>
        </w:tc>
        <w:tc>
          <w:tcPr>
            <w:tcW w:w="872" w:type="dxa"/>
          </w:tcPr>
          <w:p w14:paraId="62E39E3D" w14:textId="77777777" w:rsidR="00D60B0B" w:rsidRPr="00D36AF0" w:rsidRDefault="00D60B0B" w:rsidP="00924432">
            <w:pPr>
              <w:jc w:val="center"/>
              <w:rPr>
                <w:sz w:val="18"/>
                <w:szCs w:val="18"/>
              </w:rPr>
            </w:pPr>
          </w:p>
        </w:tc>
        <w:tc>
          <w:tcPr>
            <w:tcW w:w="1113" w:type="dxa"/>
          </w:tcPr>
          <w:p w14:paraId="513A6B44" w14:textId="77777777" w:rsidR="00D60B0B" w:rsidRPr="00D36AF0" w:rsidRDefault="00D60B0B" w:rsidP="00924432">
            <w:pPr>
              <w:jc w:val="center"/>
              <w:rPr>
                <w:sz w:val="18"/>
                <w:szCs w:val="18"/>
              </w:rPr>
            </w:pPr>
          </w:p>
        </w:tc>
        <w:tc>
          <w:tcPr>
            <w:tcW w:w="1276" w:type="dxa"/>
          </w:tcPr>
          <w:p w14:paraId="4931F921" w14:textId="77777777" w:rsidR="00D60B0B" w:rsidRPr="00D36AF0" w:rsidRDefault="00D60B0B" w:rsidP="00924432">
            <w:pPr>
              <w:keepNext/>
              <w:keepLines/>
              <w:spacing w:before="200"/>
              <w:jc w:val="center"/>
              <w:outlineLvl w:val="6"/>
              <w:rPr>
                <w:sz w:val="18"/>
                <w:szCs w:val="18"/>
              </w:rPr>
            </w:pPr>
            <w:r w:rsidRPr="00D36AF0">
              <w:rPr>
                <w:sz w:val="18"/>
                <w:szCs w:val="18"/>
              </w:rPr>
              <w:t>1/6</w:t>
            </w:r>
          </w:p>
        </w:tc>
      </w:tr>
      <w:tr w:rsidR="00D60B0B" w:rsidRPr="006E6487" w14:paraId="1A29A5D9" w14:textId="77777777" w:rsidTr="004F7141">
        <w:trPr>
          <w:trHeight w:val="96"/>
        </w:trPr>
        <w:tc>
          <w:tcPr>
            <w:tcW w:w="1668" w:type="dxa"/>
          </w:tcPr>
          <w:p w14:paraId="365B9345" w14:textId="77777777" w:rsidR="00D60B0B" w:rsidRPr="00D36AF0" w:rsidRDefault="00D60B0B" w:rsidP="00924432">
            <w:pPr>
              <w:keepNext/>
              <w:keepLines/>
              <w:spacing w:before="200"/>
              <w:outlineLvl w:val="6"/>
              <w:rPr>
                <w:sz w:val="18"/>
                <w:szCs w:val="18"/>
              </w:rPr>
            </w:pPr>
            <w:r w:rsidRPr="00D36AF0">
              <w:rPr>
                <w:sz w:val="18"/>
                <w:szCs w:val="18"/>
              </w:rPr>
              <w:lastRenderedPageBreak/>
              <w:t xml:space="preserve">*West Florida Shelf </w:t>
            </w:r>
            <w:r w:rsidR="00C44DE9" w:rsidRPr="00D36AF0">
              <w:rPr>
                <w:sz w:val="18"/>
                <w:szCs w:val="18"/>
              </w:rPr>
              <w:fldChar w:fldCharType="begin"/>
            </w:r>
            <w:r w:rsidR="00C11859" w:rsidRPr="00D36AF0">
              <w:rPr>
                <w:sz w:val="18"/>
                <w:szCs w:val="18"/>
              </w:rPr>
              <w:instrText xml:space="preserve"> ADDIN EN.CITE &lt;EndNote&gt;&lt;Cite&gt;&lt;Author&gt;Okey&lt;/Author&gt;&lt;Year&gt;2004&lt;/Year&gt;&lt;RecNum&gt;2760&lt;/RecNum&gt;&lt;DisplayText&gt;(Okey &amp;amp; Mahmoudi 2002; Okey&lt;style face="italic"&gt; et al.&lt;/style&gt; 2004)&lt;/DisplayText&gt;&lt;record&gt;&lt;rec-number&gt;2760&lt;/rec-number&gt;&lt;foreign-keys&gt;&lt;key app="EN" db-id="0afwtsxxhe50rce2r5b5wzddxe9z92f9pvvv"&gt;2760&lt;/key&gt;&lt;/foreign-keys&gt;&lt;ref-type name="Journal Article"&gt;17&lt;/ref-type&gt;&lt;contributors&gt;&lt;authors&gt;&lt;author&gt;Okey, T. A.&lt;/author&gt;&lt;author&gt;G. A. Vargo&lt;/author&gt;&lt;author&gt;S. Mackinson&lt;/author&gt;&lt;author&gt;M. Vasconcellos&lt;/author&gt;&lt;author&gt;B. Mahmoudi&lt;/author&gt;&lt;author&gt;C. A. Meyer&lt;/author&gt;&lt;/authors&gt;&lt;/contributors&gt;&lt;titles&gt;&lt;title&gt;Simulating community effects of sea floor shading by plankton blooms over the West Florida Shelf&lt;/title&gt;&lt;secondary-title&gt;Ecological Modelling&lt;/secondary-title&gt;&lt;/titles&gt;&lt;periodical&gt;&lt;full-title&gt;Ecological Modelling&lt;/full-title&gt;&lt;abbr-1&gt;Ecol Modell&lt;/abbr-1&gt;&lt;/periodical&gt;&lt;pages&gt;339-359&lt;/pages&gt;&lt;volume&gt;172&lt;/volume&gt;&lt;dates&gt;&lt;year&gt;2004&lt;/year&gt;&lt;/dates&gt;&lt;urls&gt;&lt;/urls&gt;&lt;/record&gt;&lt;/Cite&gt;&lt;Cite&gt;&lt;Author&gt;Okey&lt;/Author&gt;&lt;Year&gt;2002&lt;/Year&gt;&lt;RecNum&gt;2924&lt;/RecNum&gt;&lt;record&gt;&lt;rec-number&gt;2924&lt;/rec-number&gt;&lt;foreign-keys&gt;&lt;key app="EN" db-id="0afwtsxxhe50rce2r5b5wzddxe9z92f9pvvv"&gt;2924&lt;/key&gt;&lt;/foreign-keys&gt;&lt;ref-type name="Report"&gt;27&lt;/ref-type&gt;&lt;contributors&gt;&lt;authors&gt;&lt;author&gt;Thomas A. Okey&lt;/author&gt;&lt;author&gt;Behzad Mahmoudi&lt;/author&gt;&lt;/authors&gt;&lt;/contributors&gt;&lt;titles&gt;&lt;title&gt;An Ecosystem Model of the West Florida Shelf for use in Fisheries Management and Ecological Research: Volume II. Model Construction&lt;/title&gt;&lt;/titles&gt;&lt;dates&gt;&lt;year&gt;2002&lt;/year&gt;&lt;/dates&gt;&lt;pub-location&gt;St. Petersburg, Florida USA&lt;/pub-location&gt;&lt;publisher&gt;Florida Marine Research Institute&lt;/publisher&gt;&lt;urls&gt;&lt;/urls&gt;&lt;/record&gt;&lt;/Cite&gt;&lt;/EndNote&gt;</w:instrText>
            </w:r>
            <w:r w:rsidR="00C44DE9" w:rsidRPr="00D36AF0">
              <w:rPr>
                <w:sz w:val="18"/>
                <w:szCs w:val="18"/>
              </w:rPr>
              <w:fldChar w:fldCharType="separate"/>
            </w:r>
            <w:r w:rsidR="00C11859" w:rsidRPr="00D36AF0">
              <w:rPr>
                <w:noProof/>
                <w:sz w:val="18"/>
                <w:szCs w:val="18"/>
              </w:rPr>
              <w:t>(</w:t>
            </w:r>
            <w:hyperlink w:anchor="_ENREF_20" w:tooltip="Okey, 2002 #2924" w:history="1">
              <w:r w:rsidR="003B16F6" w:rsidRPr="00D36AF0">
                <w:rPr>
                  <w:noProof/>
                  <w:sz w:val="18"/>
                  <w:szCs w:val="18"/>
                </w:rPr>
                <w:t>Okey &amp; Mahmoudi 2002</w:t>
              </w:r>
            </w:hyperlink>
            <w:r w:rsidR="00C11859" w:rsidRPr="00D36AF0">
              <w:rPr>
                <w:noProof/>
                <w:sz w:val="18"/>
                <w:szCs w:val="18"/>
              </w:rPr>
              <w:t xml:space="preserve">; </w:t>
            </w:r>
            <w:hyperlink w:anchor="_ENREF_21" w:tooltip="Okey, 2004 #2760" w:history="1">
              <w:r w:rsidR="003B16F6" w:rsidRPr="00D36AF0">
                <w:rPr>
                  <w:noProof/>
                  <w:sz w:val="18"/>
                  <w:szCs w:val="18"/>
                </w:rPr>
                <w:t>Okey</w:t>
              </w:r>
              <w:r w:rsidR="003B16F6" w:rsidRPr="00D36AF0">
                <w:rPr>
                  <w:i/>
                  <w:noProof/>
                  <w:sz w:val="18"/>
                  <w:szCs w:val="18"/>
                </w:rPr>
                <w:t xml:space="preserve"> et al.</w:t>
              </w:r>
              <w:r w:rsidR="003B16F6" w:rsidRPr="00D36AF0">
                <w:rPr>
                  <w:noProof/>
                  <w:sz w:val="18"/>
                  <w:szCs w:val="18"/>
                </w:rPr>
                <w:t xml:space="preserve"> 2004</w:t>
              </w:r>
            </w:hyperlink>
            <w:r w:rsidR="00C11859" w:rsidRPr="00D36AF0">
              <w:rPr>
                <w:noProof/>
                <w:sz w:val="18"/>
                <w:szCs w:val="18"/>
              </w:rPr>
              <w:t>)</w:t>
            </w:r>
            <w:r w:rsidR="00C44DE9" w:rsidRPr="00D36AF0">
              <w:rPr>
                <w:sz w:val="18"/>
                <w:szCs w:val="18"/>
              </w:rPr>
              <w:fldChar w:fldCharType="end"/>
            </w:r>
          </w:p>
        </w:tc>
        <w:tc>
          <w:tcPr>
            <w:tcW w:w="1134" w:type="dxa"/>
          </w:tcPr>
          <w:p w14:paraId="722D8D7D" w14:textId="77777777" w:rsidR="00D60B0B" w:rsidRPr="00D36AF0" w:rsidRDefault="00D60B0B" w:rsidP="00924432">
            <w:pPr>
              <w:keepNext/>
              <w:keepLines/>
              <w:spacing w:before="200"/>
              <w:outlineLvl w:val="6"/>
              <w:rPr>
                <w:sz w:val="18"/>
                <w:szCs w:val="18"/>
              </w:rPr>
            </w:pPr>
            <w:r w:rsidRPr="00D36AF0">
              <w:rPr>
                <w:sz w:val="18"/>
                <w:szCs w:val="18"/>
              </w:rPr>
              <w:t xml:space="preserve">Gulf of Mexico </w:t>
            </w:r>
          </w:p>
        </w:tc>
        <w:tc>
          <w:tcPr>
            <w:tcW w:w="3260" w:type="dxa"/>
          </w:tcPr>
          <w:p w14:paraId="5899E2EE" w14:textId="77777777" w:rsidR="00D60B0B" w:rsidRPr="00D36AF0" w:rsidRDefault="00D60B0B" w:rsidP="00924432">
            <w:pPr>
              <w:keepNext/>
              <w:keepLines/>
              <w:spacing w:before="200"/>
              <w:outlineLvl w:val="6"/>
              <w:rPr>
                <w:sz w:val="18"/>
                <w:szCs w:val="18"/>
              </w:rPr>
            </w:pPr>
            <w:r w:rsidRPr="00D36AF0">
              <w:rPr>
                <w:sz w:val="18"/>
                <w:szCs w:val="18"/>
              </w:rPr>
              <w:t>“to evaluate the potential effects of shading by phytoplankton blooms on community organization”</w:t>
            </w:r>
          </w:p>
          <w:p w14:paraId="22A39B4E" w14:textId="77777777" w:rsidR="00D60B0B" w:rsidRPr="00D36AF0" w:rsidRDefault="00D60B0B" w:rsidP="00924432">
            <w:pPr>
              <w:keepNext/>
              <w:keepLines/>
              <w:spacing w:before="200"/>
              <w:outlineLvl w:val="6"/>
              <w:rPr>
                <w:sz w:val="18"/>
                <w:szCs w:val="18"/>
              </w:rPr>
            </w:pPr>
            <w:r w:rsidRPr="00D36AF0">
              <w:rPr>
                <w:sz w:val="18"/>
                <w:szCs w:val="18"/>
              </w:rPr>
              <w:t>“The general questions addressed in this study were: (1) Are there multiyear trends in water transparency over the West Florida Shelf? (2) What proportion of the overall primary production on the West Florida Shelf is made up by microphytobenthos? (3) What broad community effects might result from nutrient enrichment and phytoplankton blooms?”</w:t>
            </w:r>
          </w:p>
        </w:tc>
        <w:tc>
          <w:tcPr>
            <w:tcW w:w="1112" w:type="dxa"/>
          </w:tcPr>
          <w:p w14:paraId="7989C6D0" w14:textId="77777777" w:rsidR="00D60B0B" w:rsidRPr="00D36AF0" w:rsidRDefault="00D60B0B" w:rsidP="00924432">
            <w:pPr>
              <w:keepNext/>
              <w:keepLines/>
              <w:spacing w:before="200"/>
              <w:jc w:val="center"/>
              <w:outlineLvl w:val="6"/>
              <w:rPr>
                <w:sz w:val="18"/>
                <w:szCs w:val="18"/>
              </w:rPr>
            </w:pPr>
            <w:r w:rsidRPr="00D36AF0">
              <w:rPr>
                <w:sz w:val="18"/>
                <w:szCs w:val="18"/>
              </w:rPr>
              <w:t>59</w:t>
            </w:r>
          </w:p>
        </w:tc>
        <w:tc>
          <w:tcPr>
            <w:tcW w:w="992" w:type="dxa"/>
          </w:tcPr>
          <w:p w14:paraId="359D24B5" w14:textId="77777777" w:rsidR="00D60B0B" w:rsidRPr="00D36AF0" w:rsidRDefault="00D60B0B" w:rsidP="00924432">
            <w:pPr>
              <w:jc w:val="center"/>
              <w:rPr>
                <w:color w:val="FF0000"/>
                <w:sz w:val="18"/>
                <w:szCs w:val="18"/>
              </w:rPr>
            </w:pPr>
          </w:p>
        </w:tc>
        <w:tc>
          <w:tcPr>
            <w:tcW w:w="709" w:type="dxa"/>
          </w:tcPr>
          <w:p w14:paraId="6895F311" w14:textId="77777777" w:rsidR="00D60B0B" w:rsidRPr="00D36AF0" w:rsidRDefault="00D60B0B" w:rsidP="00924432">
            <w:pPr>
              <w:jc w:val="center"/>
              <w:rPr>
                <w:sz w:val="18"/>
                <w:szCs w:val="18"/>
              </w:rPr>
            </w:pPr>
          </w:p>
        </w:tc>
        <w:tc>
          <w:tcPr>
            <w:tcW w:w="872" w:type="dxa"/>
          </w:tcPr>
          <w:p w14:paraId="5B9ABFAC" w14:textId="77777777" w:rsidR="00D60B0B" w:rsidRPr="00D36AF0" w:rsidRDefault="00D60B0B" w:rsidP="00924432">
            <w:pPr>
              <w:jc w:val="center"/>
              <w:rPr>
                <w:sz w:val="18"/>
                <w:szCs w:val="18"/>
              </w:rPr>
            </w:pPr>
          </w:p>
        </w:tc>
        <w:tc>
          <w:tcPr>
            <w:tcW w:w="872" w:type="dxa"/>
          </w:tcPr>
          <w:p w14:paraId="5AB803EC" w14:textId="77777777" w:rsidR="00D60B0B" w:rsidRPr="00D36AF0" w:rsidRDefault="00D60B0B" w:rsidP="00924432">
            <w:pPr>
              <w:jc w:val="center"/>
              <w:rPr>
                <w:sz w:val="18"/>
                <w:szCs w:val="18"/>
              </w:rPr>
            </w:pPr>
          </w:p>
        </w:tc>
        <w:tc>
          <w:tcPr>
            <w:tcW w:w="1113" w:type="dxa"/>
          </w:tcPr>
          <w:p w14:paraId="607B57CA" w14:textId="77777777" w:rsidR="00D60B0B" w:rsidRPr="00D36AF0" w:rsidRDefault="00D60B0B" w:rsidP="00924432">
            <w:pPr>
              <w:jc w:val="center"/>
              <w:rPr>
                <w:sz w:val="18"/>
                <w:szCs w:val="18"/>
              </w:rPr>
            </w:pPr>
          </w:p>
        </w:tc>
        <w:tc>
          <w:tcPr>
            <w:tcW w:w="1276" w:type="dxa"/>
          </w:tcPr>
          <w:p w14:paraId="76E3BF2A" w14:textId="77777777" w:rsidR="00D60B0B" w:rsidRPr="00D36AF0" w:rsidRDefault="00D60B0B" w:rsidP="00924432">
            <w:pPr>
              <w:keepNext/>
              <w:keepLines/>
              <w:spacing w:before="200"/>
              <w:jc w:val="center"/>
              <w:outlineLvl w:val="6"/>
              <w:rPr>
                <w:sz w:val="18"/>
                <w:szCs w:val="18"/>
              </w:rPr>
            </w:pPr>
            <w:r w:rsidRPr="00D36AF0">
              <w:rPr>
                <w:sz w:val="18"/>
                <w:szCs w:val="18"/>
              </w:rPr>
              <w:t>1/11</w:t>
            </w:r>
          </w:p>
        </w:tc>
      </w:tr>
    </w:tbl>
    <w:p w14:paraId="4ACC2569" w14:textId="77777777" w:rsidR="00EC40A6" w:rsidRPr="00D827FE" w:rsidRDefault="00EC40A6" w:rsidP="00924432"/>
    <w:p w14:paraId="14C41419" w14:textId="77777777" w:rsidR="003C1569" w:rsidRPr="00D827FE" w:rsidRDefault="003C1569" w:rsidP="00924432"/>
    <w:p w14:paraId="4143CC96" w14:textId="77777777" w:rsidR="00DC7738" w:rsidRPr="00D827FE" w:rsidRDefault="00DC7738" w:rsidP="00924432">
      <w:pPr>
        <w:sectPr w:rsidR="00DC7738" w:rsidRPr="00D827FE" w:rsidSect="007A0FCA">
          <w:pgSz w:w="16840" w:h="11901" w:orient="landscape"/>
          <w:pgMar w:top="1797" w:right="1440" w:bottom="1797" w:left="1440" w:header="709" w:footer="709" w:gutter="0"/>
          <w:cols w:space="708"/>
          <w:docGrid w:linePitch="360"/>
        </w:sectPr>
      </w:pPr>
    </w:p>
    <w:p w14:paraId="610C7799" w14:textId="61D5CB6B" w:rsidR="003A76D5" w:rsidRPr="00836E4A" w:rsidRDefault="00BF2D2B" w:rsidP="00924432">
      <w:r w:rsidRPr="00BF2D2B">
        <w:rPr>
          <w:b/>
        </w:rPr>
        <w:lastRenderedPageBreak/>
        <w:t>Table 2</w:t>
      </w:r>
      <w:r w:rsidR="00836E4A">
        <w:rPr>
          <w:b/>
        </w:rPr>
        <w:t xml:space="preserve">. </w:t>
      </w:r>
      <w:r w:rsidR="00836E4A">
        <w:t>Rates of change used to infer</w:t>
      </w:r>
      <w:r w:rsidR="007626E3">
        <w:t xml:space="preserve"> a back-cast</w:t>
      </w:r>
      <w:r w:rsidR="00836E4A">
        <w:t xml:space="preserve"> population change </w:t>
      </w:r>
      <w:r w:rsidR="007626E3">
        <w:t>for species, prior to policy implementation, based on their 2014 IUCN Red List status.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9"/>
        <w:gridCol w:w="1419"/>
        <w:gridCol w:w="1419"/>
        <w:gridCol w:w="1419"/>
        <w:gridCol w:w="1420"/>
      </w:tblGrid>
      <w:tr w:rsidR="00BF2D2B" w14:paraId="46680464" w14:textId="77777777" w:rsidTr="00BF2D2B">
        <w:tc>
          <w:tcPr>
            <w:tcW w:w="1419" w:type="dxa"/>
            <w:tcBorders>
              <w:top w:val="single" w:sz="4" w:space="0" w:color="auto"/>
              <w:bottom w:val="single" w:sz="4" w:space="0" w:color="auto"/>
            </w:tcBorders>
          </w:tcPr>
          <w:p w14:paraId="485DDFB5" w14:textId="26F29907" w:rsidR="00BF2D2B" w:rsidRPr="00BF2D2B" w:rsidRDefault="00BF2D2B" w:rsidP="00924432">
            <w:pPr>
              <w:rPr>
                <w:b/>
              </w:rPr>
            </w:pPr>
            <w:r w:rsidRPr="00BF2D2B">
              <w:rPr>
                <w:b/>
              </w:rPr>
              <w:t>Red List category</w:t>
            </w:r>
          </w:p>
        </w:tc>
        <w:tc>
          <w:tcPr>
            <w:tcW w:w="1419" w:type="dxa"/>
            <w:tcBorders>
              <w:top w:val="single" w:sz="4" w:space="0" w:color="auto"/>
              <w:bottom w:val="single" w:sz="4" w:space="0" w:color="auto"/>
            </w:tcBorders>
          </w:tcPr>
          <w:p w14:paraId="545C0DAD" w14:textId="41DF9ED3" w:rsidR="00BF2D2B" w:rsidRPr="00BF2D2B" w:rsidRDefault="00BF2D2B" w:rsidP="00924432">
            <w:pPr>
              <w:rPr>
                <w:b/>
              </w:rPr>
            </w:pPr>
            <w:r>
              <w:rPr>
                <w:b/>
              </w:rPr>
              <w:t xml:space="preserve">Criterion A </w:t>
            </w:r>
            <w:r w:rsidR="00836E4A">
              <w:rPr>
                <w:b/>
              </w:rPr>
              <w:t xml:space="preserve">rate of </w:t>
            </w:r>
            <w:r>
              <w:rPr>
                <w:b/>
              </w:rPr>
              <w:t xml:space="preserve">decline </w:t>
            </w:r>
          </w:p>
        </w:tc>
        <w:tc>
          <w:tcPr>
            <w:tcW w:w="1419" w:type="dxa"/>
            <w:tcBorders>
              <w:top w:val="single" w:sz="4" w:space="0" w:color="auto"/>
              <w:bottom w:val="single" w:sz="4" w:space="0" w:color="auto"/>
            </w:tcBorders>
          </w:tcPr>
          <w:p w14:paraId="6A858767" w14:textId="7EAE3130" w:rsidR="00BF2D2B" w:rsidRPr="00BF2D2B" w:rsidRDefault="00BF2D2B" w:rsidP="00924432">
            <w:pPr>
              <w:rPr>
                <w:b/>
              </w:rPr>
            </w:pPr>
            <w:r>
              <w:rPr>
                <w:b/>
              </w:rPr>
              <w:t>Best estimate</w:t>
            </w:r>
          </w:p>
        </w:tc>
        <w:tc>
          <w:tcPr>
            <w:tcW w:w="1419" w:type="dxa"/>
            <w:tcBorders>
              <w:top w:val="single" w:sz="4" w:space="0" w:color="auto"/>
              <w:bottom w:val="single" w:sz="4" w:space="0" w:color="auto"/>
            </w:tcBorders>
          </w:tcPr>
          <w:p w14:paraId="1FA8674B" w14:textId="49600341" w:rsidR="00BF2D2B" w:rsidRPr="00BF2D2B" w:rsidRDefault="00BF2D2B" w:rsidP="00924432">
            <w:pPr>
              <w:rPr>
                <w:b/>
              </w:rPr>
            </w:pPr>
            <w:r>
              <w:rPr>
                <w:b/>
              </w:rPr>
              <w:t>Lower bound</w:t>
            </w:r>
          </w:p>
        </w:tc>
        <w:tc>
          <w:tcPr>
            <w:tcW w:w="1420" w:type="dxa"/>
            <w:tcBorders>
              <w:top w:val="single" w:sz="4" w:space="0" w:color="auto"/>
              <w:bottom w:val="single" w:sz="4" w:space="0" w:color="auto"/>
            </w:tcBorders>
          </w:tcPr>
          <w:p w14:paraId="1A8F58CD" w14:textId="4CC7354E" w:rsidR="00BF2D2B" w:rsidRPr="00BF2D2B" w:rsidRDefault="00BF2D2B" w:rsidP="00924432">
            <w:pPr>
              <w:rPr>
                <w:b/>
              </w:rPr>
            </w:pPr>
            <w:r>
              <w:rPr>
                <w:b/>
              </w:rPr>
              <w:t>Upper bound</w:t>
            </w:r>
          </w:p>
        </w:tc>
      </w:tr>
      <w:tr w:rsidR="00BF2D2B" w14:paraId="3ACACF78" w14:textId="77777777" w:rsidTr="00BF2D2B">
        <w:tc>
          <w:tcPr>
            <w:tcW w:w="1419" w:type="dxa"/>
            <w:tcBorders>
              <w:top w:val="single" w:sz="4" w:space="0" w:color="auto"/>
            </w:tcBorders>
          </w:tcPr>
          <w:p w14:paraId="1F7D564F" w14:textId="43E57730" w:rsidR="00BF2D2B" w:rsidRDefault="00BF2D2B" w:rsidP="00924432">
            <w:r>
              <w:t>CR</w:t>
            </w:r>
          </w:p>
        </w:tc>
        <w:tc>
          <w:tcPr>
            <w:tcW w:w="1419" w:type="dxa"/>
            <w:tcBorders>
              <w:top w:val="single" w:sz="4" w:space="0" w:color="auto"/>
            </w:tcBorders>
          </w:tcPr>
          <w:p w14:paraId="2664D058" w14:textId="78F7D4E8" w:rsidR="00BF2D2B" w:rsidRDefault="00BF2D2B" w:rsidP="00924432">
            <w:r>
              <w:t>80-100%</w:t>
            </w:r>
          </w:p>
        </w:tc>
        <w:tc>
          <w:tcPr>
            <w:tcW w:w="1419" w:type="dxa"/>
            <w:tcBorders>
              <w:top w:val="single" w:sz="4" w:space="0" w:color="auto"/>
            </w:tcBorders>
          </w:tcPr>
          <w:p w14:paraId="049989ED" w14:textId="1154C124" w:rsidR="00BF2D2B" w:rsidRDefault="00BF2D2B" w:rsidP="00924432">
            <w:r>
              <w:t>-90%</w:t>
            </w:r>
          </w:p>
        </w:tc>
        <w:tc>
          <w:tcPr>
            <w:tcW w:w="1419" w:type="dxa"/>
            <w:tcBorders>
              <w:top w:val="single" w:sz="4" w:space="0" w:color="auto"/>
            </w:tcBorders>
          </w:tcPr>
          <w:p w14:paraId="114D074B" w14:textId="7B823759" w:rsidR="00BF2D2B" w:rsidRDefault="00BF2D2B" w:rsidP="00924432">
            <w:r>
              <w:t>-80%</w:t>
            </w:r>
          </w:p>
        </w:tc>
        <w:tc>
          <w:tcPr>
            <w:tcW w:w="1420" w:type="dxa"/>
            <w:tcBorders>
              <w:top w:val="single" w:sz="4" w:space="0" w:color="auto"/>
            </w:tcBorders>
          </w:tcPr>
          <w:p w14:paraId="531D7294" w14:textId="4D925727" w:rsidR="00BF2D2B" w:rsidRDefault="00BF2D2B" w:rsidP="00924432">
            <w:r>
              <w:t>-100%</w:t>
            </w:r>
          </w:p>
        </w:tc>
      </w:tr>
      <w:tr w:rsidR="00BF2D2B" w14:paraId="7AED2414" w14:textId="77777777" w:rsidTr="00BF2D2B">
        <w:tc>
          <w:tcPr>
            <w:tcW w:w="1419" w:type="dxa"/>
          </w:tcPr>
          <w:p w14:paraId="1185F57B" w14:textId="551A3784" w:rsidR="00BF2D2B" w:rsidRDefault="00BF2D2B" w:rsidP="00924432">
            <w:r>
              <w:t>EN</w:t>
            </w:r>
          </w:p>
        </w:tc>
        <w:tc>
          <w:tcPr>
            <w:tcW w:w="1419" w:type="dxa"/>
          </w:tcPr>
          <w:p w14:paraId="5B271CB7" w14:textId="56AFC03E" w:rsidR="00BF2D2B" w:rsidRDefault="00BF2D2B" w:rsidP="00924432">
            <w:r>
              <w:t>50-80%</w:t>
            </w:r>
          </w:p>
        </w:tc>
        <w:tc>
          <w:tcPr>
            <w:tcW w:w="1419" w:type="dxa"/>
          </w:tcPr>
          <w:p w14:paraId="068578B1" w14:textId="02265CE5" w:rsidR="00BF2D2B" w:rsidRDefault="00BF2D2B" w:rsidP="00924432">
            <w:r>
              <w:t>-65%</w:t>
            </w:r>
          </w:p>
        </w:tc>
        <w:tc>
          <w:tcPr>
            <w:tcW w:w="1419" w:type="dxa"/>
          </w:tcPr>
          <w:p w14:paraId="4973DA78" w14:textId="14C67BFC" w:rsidR="00BF2D2B" w:rsidRDefault="00BF2D2B" w:rsidP="00924432">
            <w:r>
              <w:t>-50%</w:t>
            </w:r>
          </w:p>
        </w:tc>
        <w:tc>
          <w:tcPr>
            <w:tcW w:w="1420" w:type="dxa"/>
          </w:tcPr>
          <w:p w14:paraId="7C9101F6" w14:textId="1D8F2E45" w:rsidR="00BF2D2B" w:rsidRDefault="00BF2D2B" w:rsidP="00924432">
            <w:r>
              <w:t>-79%</w:t>
            </w:r>
          </w:p>
        </w:tc>
      </w:tr>
      <w:tr w:rsidR="00BF2D2B" w14:paraId="51611376" w14:textId="77777777" w:rsidTr="00BF2D2B">
        <w:tc>
          <w:tcPr>
            <w:tcW w:w="1419" w:type="dxa"/>
          </w:tcPr>
          <w:p w14:paraId="768E19D5" w14:textId="69D09CF1" w:rsidR="00BF2D2B" w:rsidRDefault="00BF2D2B" w:rsidP="00924432">
            <w:r>
              <w:t>VU</w:t>
            </w:r>
          </w:p>
        </w:tc>
        <w:tc>
          <w:tcPr>
            <w:tcW w:w="1419" w:type="dxa"/>
          </w:tcPr>
          <w:p w14:paraId="44820946" w14:textId="2F6EDD05" w:rsidR="00BF2D2B" w:rsidRDefault="00BF2D2B" w:rsidP="00924432">
            <w:r>
              <w:t>30-50%</w:t>
            </w:r>
          </w:p>
        </w:tc>
        <w:tc>
          <w:tcPr>
            <w:tcW w:w="1419" w:type="dxa"/>
          </w:tcPr>
          <w:p w14:paraId="4BAA96E0" w14:textId="18EECEA2" w:rsidR="00BF2D2B" w:rsidRDefault="00BF2D2B" w:rsidP="00924432">
            <w:r>
              <w:t>-40%</w:t>
            </w:r>
          </w:p>
        </w:tc>
        <w:tc>
          <w:tcPr>
            <w:tcW w:w="1419" w:type="dxa"/>
          </w:tcPr>
          <w:p w14:paraId="6A6ADE0C" w14:textId="1C79CDDB" w:rsidR="00BF2D2B" w:rsidRDefault="00BF2D2B" w:rsidP="00924432">
            <w:r>
              <w:t>-30%</w:t>
            </w:r>
          </w:p>
        </w:tc>
        <w:tc>
          <w:tcPr>
            <w:tcW w:w="1420" w:type="dxa"/>
          </w:tcPr>
          <w:p w14:paraId="20D567ED" w14:textId="07DB1C75" w:rsidR="00BF2D2B" w:rsidRDefault="00BF2D2B" w:rsidP="00924432">
            <w:r>
              <w:t>-49%</w:t>
            </w:r>
          </w:p>
        </w:tc>
      </w:tr>
      <w:tr w:rsidR="00BF2D2B" w14:paraId="76A1597A" w14:textId="77777777" w:rsidTr="00BF2D2B">
        <w:tc>
          <w:tcPr>
            <w:tcW w:w="1419" w:type="dxa"/>
          </w:tcPr>
          <w:p w14:paraId="14347B9F" w14:textId="0321A92A" w:rsidR="00BF2D2B" w:rsidRDefault="00BF2D2B" w:rsidP="00924432">
            <w:r>
              <w:t>NT</w:t>
            </w:r>
          </w:p>
        </w:tc>
        <w:tc>
          <w:tcPr>
            <w:tcW w:w="1419" w:type="dxa"/>
          </w:tcPr>
          <w:p w14:paraId="3C774FDD" w14:textId="604BB79C" w:rsidR="00BF2D2B" w:rsidRDefault="00BF2D2B" w:rsidP="00924432">
            <w:r>
              <w:t>Inferred as 20-30%</w:t>
            </w:r>
          </w:p>
        </w:tc>
        <w:tc>
          <w:tcPr>
            <w:tcW w:w="1419" w:type="dxa"/>
          </w:tcPr>
          <w:p w14:paraId="483FA79A" w14:textId="7BDF7C6F" w:rsidR="00BF2D2B" w:rsidRDefault="00BF2D2B" w:rsidP="00924432">
            <w:r>
              <w:t>-25%</w:t>
            </w:r>
          </w:p>
        </w:tc>
        <w:tc>
          <w:tcPr>
            <w:tcW w:w="1419" w:type="dxa"/>
          </w:tcPr>
          <w:p w14:paraId="4D0DA260" w14:textId="47B5968D" w:rsidR="00BF2D2B" w:rsidRDefault="00BF2D2B" w:rsidP="00924432">
            <w:r>
              <w:t>-20%</w:t>
            </w:r>
          </w:p>
        </w:tc>
        <w:tc>
          <w:tcPr>
            <w:tcW w:w="1420" w:type="dxa"/>
          </w:tcPr>
          <w:p w14:paraId="1F1B1824" w14:textId="1C5D6C2D" w:rsidR="00BF2D2B" w:rsidRDefault="00BF2D2B" w:rsidP="00924432">
            <w:r>
              <w:t>-29%</w:t>
            </w:r>
          </w:p>
        </w:tc>
      </w:tr>
      <w:tr w:rsidR="00BF2D2B" w14:paraId="2D792851" w14:textId="77777777" w:rsidTr="00BF2D2B">
        <w:tc>
          <w:tcPr>
            <w:tcW w:w="1419" w:type="dxa"/>
            <w:tcBorders>
              <w:bottom w:val="single" w:sz="4" w:space="0" w:color="auto"/>
            </w:tcBorders>
          </w:tcPr>
          <w:p w14:paraId="39B7BA0C" w14:textId="1C0C8544" w:rsidR="00BF2D2B" w:rsidRDefault="00BF2D2B" w:rsidP="00924432">
            <w:r>
              <w:t>LC</w:t>
            </w:r>
          </w:p>
        </w:tc>
        <w:tc>
          <w:tcPr>
            <w:tcW w:w="1419" w:type="dxa"/>
            <w:tcBorders>
              <w:bottom w:val="single" w:sz="4" w:space="0" w:color="auto"/>
            </w:tcBorders>
          </w:tcPr>
          <w:p w14:paraId="586920E5" w14:textId="53CFCE03" w:rsidR="00BF2D2B" w:rsidRDefault="00BF2D2B" w:rsidP="00924432">
            <w:r>
              <w:t>&lt;20% up to any rate of increase</w:t>
            </w:r>
          </w:p>
        </w:tc>
        <w:tc>
          <w:tcPr>
            <w:tcW w:w="1419" w:type="dxa"/>
            <w:tcBorders>
              <w:bottom w:val="single" w:sz="4" w:space="0" w:color="auto"/>
            </w:tcBorders>
          </w:tcPr>
          <w:p w14:paraId="541FD66B" w14:textId="470BC2BA" w:rsidR="00BF2D2B" w:rsidRDefault="00BF2D2B" w:rsidP="00924432">
            <w:r>
              <w:t>0</w:t>
            </w:r>
          </w:p>
        </w:tc>
        <w:tc>
          <w:tcPr>
            <w:tcW w:w="1419" w:type="dxa"/>
            <w:tcBorders>
              <w:bottom w:val="single" w:sz="4" w:space="0" w:color="auto"/>
            </w:tcBorders>
          </w:tcPr>
          <w:p w14:paraId="6471AFEB" w14:textId="293A453E" w:rsidR="00BF2D2B" w:rsidRDefault="00BF2D2B" w:rsidP="00924432">
            <w:r>
              <w:t>-19%</w:t>
            </w:r>
          </w:p>
        </w:tc>
        <w:tc>
          <w:tcPr>
            <w:tcW w:w="1420" w:type="dxa"/>
            <w:tcBorders>
              <w:bottom w:val="single" w:sz="4" w:space="0" w:color="auto"/>
            </w:tcBorders>
          </w:tcPr>
          <w:p w14:paraId="7876BD88" w14:textId="3B7F360A" w:rsidR="00BF2D2B" w:rsidRDefault="00BF2D2B" w:rsidP="00924432">
            <w:r>
              <w:t>+20%</w:t>
            </w:r>
          </w:p>
        </w:tc>
      </w:tr>
    </w:tbl>
    <w:p w14:paraId="1F31B971" w14:textId="77777777" w:rsidR="00BF2D2B" w:rsidRDefault="00BF2D2B" w:rsidP="00924432"/>
    <w:p w14:paraId="19B7B7DE" w14:textId="77777777" w:rsidR="00BF2D2B" w:rsidRPr="00D827FE" w:rsidRDefault="00BF2D2B" w:rsidP="00924432"/>
    <w:p w14:paraId="36551202" w14:textId="77777777" w:rsidR="005C397E" w:rsidRPr="00D827FE" w:rsidRDefault="005C397E" w:rsidP="00924432"/>
    <w:p w14:paraId="6D2293C8" w14:textId="06324EBA" w:rsidR="00D8551D" w:rsidRDefault="0053425A" w:rsidP="0053425A">
      <w:pPr>
        <w:pStyle w:val="Heading1"/>
      </w:pPr>
      <w:r>
        <w:t>Supplementary material</w:t>
      </w:r>
    </w:p>
    <w:p w14:paraId="5302F1E3" w14:textId="77777777" w:rsidR="0053425A" w:rsidRPr="009949C0" w:rsidRDefault="0053425A" w:rsidP="0053425A">
      <w:pPr>
        <w:pStyle w:val="CommentText"/>
      </w:pPr>
      <w:r>
        <w:t>Figure 2</w:t>
      </w:r>
    </w:p>
    <w:p w14:paraId="330673C6" w14:textId="77777777" w:rsidR="0053425A" w:rsidRPr="00D827FE" w:rsidRDefault="0053425A" w:rsidP="0053425A">
      <w:pPr>
        <w:keepNext/>
      </w:pPr>
      <w:r w:rsidRPr="00D827FE">
        <w:rPr>
          <w:noProof/>
          <w:lang w:val="en-US"/>
        </w:rPr>
        <w:drawing>
          <wp:inline distT="0" distB="0" distL="0" distR="0" wp14:anchorId="1A51B452" wp14:editId="4B7F611E">
            <wp:extent cx="2628900" cy="1973127"/>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net.pdf"/>
                    <pic:cNvPicPr/>
                  </pic:nvPicPr>
                  <pic:blipFill>
                    <a:blip r:embed="rId30">
                      <a:extLst>
                        <a:ext uri="{28A0092B-C50C-407E-A947-70E740481C1C}">
                          <a14:useLocalDpi xmlns:a14="http://schemas.microsoft.com/office/drawing/2010/main" val="0"/>
                        </a:ext>
                      </a:extLst>
                    </a:blip>
                    <a:stretch>
                      <a:fillRect/>
                    </a:stretch>
                  </pic:blipFill>
                  <pic:spPr>
                    <a:xfrm>
                      <a:off x="0" y="0"/>
                      <a:ext cx="2630369" cy="1974229"/>
                    </a:xfrm>
                    <a:prstGeom prst="rect">
                      <a:avLst/>
                    </a:prstGeom>
                  </pic:spPr>
                </pic:pic>
              </a:graphicData>
            </a:graphic>
          </wp:inline>
        </w:drawing>
      </w:r>
      <w:r w:rsidRPr="00D827FE">
        <w:rPr>
          <w:noProof/>
          <w:lang w:val="en-US"/>
        </w:rPr>
        <w:drawing>
          <wp:inline distT="0" distB="0" distL="0" distR="0" wp14:anchorId="70BD96A2" wp14:editId="3448C3C8">
            <wp:extent cx="2628900" cy="197326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under.pdf"/>
                    <pic:cNvPicPr/>
                  </pic:nvPicPr>
                  <pic:blipFill>
                    <a:blip r:embed="rId31">
                      <a:extLst>
                        <a:ext uri="{28A0092B-C50C-407E-A947-70E740481C1C}">
                          <a14:useLocalDpi xmlns:a14="http://schemas.microsoft.com/office/drawing/2010/main" val="0"/>
                        </a:ext>
                      </a:extLst>
                    </a:blip>
                    <a:stretch>
                      <a:fillRect/>
                    </a:stretch>
                  </pic:blipFill>
                  <pic:spPr>
                    <a:xfrm>
                      <a:off x="0" y="0"/>
                      <a:ext cx="2629828" cy="1973957"/>
                    </a:xfrm>
                    <a:prstGeom prst="rect">
                      <a:avLst/>
                    </a:prstGeom>
                  </pic:spPr>
                </pic:pic>
              </a:graphicData>
            </a:graphic>
          </wp:inline>
        </w:drawing>
      </w:r>
    </w:p>
    <w:p w14:paraId="19943266" w14:textId="77777777" w:rsidR="0053425A" w:rsidRDefault="0053425A" w:rsidP="0053425A">
      <w:pPr>
        <w:rPr>
          <w:b/>
        </w:rPr>
      </w:pPr>
    </w:p>
    <w:p w14:paraId="655E20C2" w14:textId="77777777" w:rsidR="0053425A" w:rsidRDefault="0053425A" w:rsidP="0053425A">
      <w:r w:rsidRPr="00D827FE">
        <w:rPr>
          <w:b/>
        </w:rPr>
        <w:t xml:space="preserve">Figure </w:t>
      </w:r>
      <w:r>
        <w:rPr>
          <w:b/>
        </w:rPr>
        <w:t>2</w:t>
      </w:r>
      <w:r w:rsidRPr="00D827FE">
        <w:rPr>
          <w:b/>
        </w:rPr>
        <w:t>.</w:t>
      </w:r>
      <w:r w:rsidRPr="00D827FE">
        <w:t xml:space="preserve"> Method used to infer declines in biomass </w:t>
      </w:r>
      <w:r>
        <w:t>prior to</w:t>
      </w:r>
      <w:r w:rsidRPr="00D827FE">
        <w:t xml:space="preserve"> the modelled timeframe for longer-lived species, </w:t>
      </w:r>
      <w:r>
        <w:t xml:space="preserve">exemplified </w:t>
      </w:r>
      <w:r w:rsidRPr="00D827FE">
        <w:t xml:space="preserve">using </w:t>
      </w:r>
      <w:r>
        <w:t xml:space="preserve">(A) </w:t>
      </w:r>
      <w:r w:rsidRPr="00D827FE">
        <w:t>Northern Gannet (</w:t>
      </w:r>
      <w:r w:rsidRPr="00D827FE">
        <w:rPr>
          <w:i/>
        </w:rPr>
        <w:t>Morus bassanus</w:t>
      </w:r>
      <w:r w:rsidRPr="00D827FE">
        <w:t xml:space="preserve">), and </w:t>
      </w:r>
      <w:r>
        <w:t xml:space="preserve">(B) </w:t>
      </w:r>
      <w:r w:rsidRPr="00D827FE">
        <w:t>flounder (</w:t>
      </w:r>
      <w:r w:rsidRPr="00D827FE">
        <w:rPr>
          <w:rStyle w:val="sciname"/>
          <w:rFonts w:eastAsia="Times New Roman" w:cs="Times New Roman"/>
          <w:i/>
        </w:rPr>
        <w:t>Platichthys flesus</w:t>
      </w:r>
      <w:r w:rsidRPr="00D827FE">
        <w:rPr>
          <w:rStyle w:val="sciname"/>
          <w:rFonts w:eastAsia="Times New Roman" w:cs="Times New Roman"/>
        </w:rPr>
        <w:t>)</w:t>
      </w:r>
      <w:r>
        <w:rPr>
          <w:rStyle w:val="sciname"/>
          <w:rFonts w:eastAsia="Times New Roman" w:cs="Times New Roman"/>
        </w:rPr>
        <w:t xml:space="preserve">, </w:t>
      </w:r>
      <w:r w:rsidRPr="00D827FE">
        <w:t xml:space="preserve">in the North </w:t>
      </w:r>
      <w:commentRangeStart w:id="93"/>
      <w:r w:rsidRPr="00D827FE">
        <w:t>Sea</w:t>
      </w:r>
      <w:commentRangeEnd w:id="93"/>
      <w:r>
        <w:rPr>
          <w:rStyle w:val="CommentReference"/>
        </w:rPr>
        <w:commentReference w:id="93"/>
      </w:r>
      <w:r w:rsidRPr="00D827FE">
        <w:t xml:space="preserve">. </w:t>
      </w:r>
    </w:p>
    <w:p w14:paraId="671BAB09" w14:textId="77777777" w:rsidR="0053425A" w:rsidRDefault="0053425A" w:rsidP="0053425A"/>
    <w:p w14:paraId="2B7D5C13" w14:textId="77777777" w:rsidR="0053425A" w:rsidRDefault="0053425A" w:rsidP="0053425A"/>
    <w:p w14:paraId="03421CA6" w14:textId="77777777" w:rsidR="0053425A" w:rsidRDefault="0053425A" w:rsidP="0053425A">
      <w:pPr>
        <w:sectPr w:rsidR="0053425A" w:rsidSect="00124FAF">
          <w:pgSz w:w="11901" w:h="16840"/>
          <w:pgMar w:top="1440" w:right="1797" w:bottom="1440" w:left="1797" w:header="709" w:footer="709" w:gutter="0"/>
          <w:cols w:space="708"/>
          <w:docGrid w:linePitch="360"/>
        </w:sectPr>
      </w:pPr>
    </w:p>
    <w:p w14:paraId="5D57F004" w14:textId="77777777" w:rsidR="0053425A" w:rsidRPr="00F934CF" w:rsidRDefault="0053425A" w:rsidP="00924432">
      <w:pPr>
        <w:rPr>
          <w:rFonts w:eastAsiaTheme="majorEastAsia" w:cstheme="majorBidi"/>
          <w:b/>
          <w:bCs/>
        </w:rPr>
      </w:pPr>
    </w:p>
    <w:sectPr w:rsidR="0053425A" w:rsidRPr="00F934CF" w:rsidSect="00792CD4">
      <w:pgSz w:w="11900" w:h="16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Emily Nicholson" w:date="2016-11-23T21:26:00Z" w:initials="EN">
    <w:p w14:paraId="40A87C02" w14:textId="77777777" w:rsidR="008C0180" w:rsidRDefault="008C0180">
      <w:pPr>
        <w:pStyle w:val="CommentText"/>
      </w:pPr>
      <w:r>
        <w:rPr>
          <w:rStyle w:val="CommentReference"/>
        </w:rPr>
        <w:annotationRef/>
      </w:r>
      <w:r>
        <w:t xml:space="preserve">Add Hayley Geyle </w:t>
      </w:r>
    </w:p>
    <w:p w14:paraId="6142CC52" w14:textId="2B9A790C" w:rsidR="008C0180" w:rsidRDefault="008C0180">
      <w:pPr>
        <w:pStyle w:val="CommentText"/>
      </w:pPr>
      <w:r>
        <w:t xml:space="preserve">Beth Fulton? </w:t>
      </w:r>
    </w:p>
    <w:p w14:paraId="7D08698A" w14:textId="08CA2EFB" w:rsidR="008C0180" w:rsidRDefault="008C0180">
      <w:pPr>
        <w:pStyle w:val="CommentText"/>
      </w:pPr>
      <w:r>
        <w:t>Kate Watermeyer? Simone Stevenson?</w:t>
      </w:r>
    </w:p>
  </w:comment>
  <w:comment w:id="3" w:author="Emily Nicholson" w:date="2015-11-06T09:23:00Z" w:initials="EN">
    <w:p w14:paraId="210A3543" w14:textId="28B2EA39" w:rsidR="008C0180" w:rsidRDefault="008C0180">
      <w:pPr>
        <w:pStyle w:val="CommentText"/>
      </w:pPr>
      <w:r>
        <w:rPr>
          <w:rStyle w:val="CommentReference"/>
        </w:rPr>
        <w:annotationRef/>
      </w:r>
      <w:r>
        <w:t>guesstimate – will check from our review</w:t>
      </w:r>
    </w:p>
  </w:comment>
  <w:comment w:id="4" w:author="Ben Collen" w:date="2014-11-19T04:49:00Z" w:initials="BC">
    <w:p w14:paraId="1F45545C" w14:textId="15B0B73A" w:rsidR="008C0180" w:rsidRPr="0030773A" w:rsidRDefault="008C0180" w:rsidP="0030773A">
      <w:pPr>
        <w:widowControl w:val="0"/>
        <w:autoSpaceDE w:val="0"/>
        <w:autoSpaceDN w:val="0"/>
        <w:adjustRightInd w:val="0"/>
        <w:spacing w:after="240"/>
        <w:rPr>
          <w:rFonts w:ascii="Times" w:hAnsi="Times" w:cs="Times"/>
          <w:color w:val="1A1718"/>
          <w:sz w:val="18"/>
          <w:szCs w:val="18"/>
          <w:lang w:val="en-US"/>
        </w:rPr>
      </w:pPr>
      <w:r>
        <w:rPr>
          <w:rStyle w:val="CommentReference"/>
        </w:rPr>
        <w:annotationRef/>
      </w:r>
      <w:r>
        <w:rPr>
          <w:rFonts w:ascii="Times" w:hAnsi="Times" w:cs="Times"/>
          <w:color w:val="1A1718"/>
          <w:sz w:val="18"/>
          <w:szCs w:val="18"/>
          <w:lang w:val="en-US"/>
        </w:rPr>
        <w:t xml:space="preserve">Christensen, V &amp; Walters, C.J. (2004) Ecopath with Ecosim: methods, capabilities and limitations. </w:t>
      </w:r>
      <w:r w:rsidRPr="0030773A">
        <w:rPr>
          <w:rFonts w:ascii="Times" w:hAnsi="Times" w:cs="Times"/>
          <w:i/>
          <w:color w:val="1A1718"/>
          <w:sz w:val="18"/>
          <w:szCs w:val="18"/>
          <w:lang w:val="en-US"/>
        </w:rPr>
        <w:t>Ecological Modelling</w:t>
      </w:r>
      <w:r>
        <w:rPr>
          <w:rFonts w:ascii="Times" w:hAnsi="Times" w:cs="Times"/>
          <w:color w:val="1A1718"/>
          <w:sz w:val="18"/>
          <w:szCs w:val="18"/>
          <w:lang w:val="en-US"/>
        </w:rPr>
        <w:t>. 172, 109–139.</w:t>
      </w:r>
    </w:p>
    <w:p w14:paraId="28A1BB1E" w14:textId="5F943D65" w:rsidR="008C0180" w:rsidRDefault="008C0180">
      <w:pPr>
        <w:pStyle w:val="CommentText"/>
      </w:pPr>
    </w:p>
  </w:comment>
  <w:comment w:id="5" w:author="Emily Nicholson" w:date="2017-07-04T16:18:00Z" w:initials="EN">
    <w:p w14:paraId="266DFAFD" w14:textId="644F4999" w:rsidR="008C0180" w:rsidRDefault="008C0180">
      <w:pPr>
        <w:pStyle w:val="CommentText"/>
      </w:pPr>
      <w:r>
        <w:rPr>
          <w:rStyle w:val="CommentReference"/>
        </w:rPr>
        <w:annotationRef/>
      </w:r>
      <w:r>
        <w:t>Or 50?</w:t>
      </w:r>
    </w:p>
  </w:comment>
  <w:comment w:id="7" w:author="Emily Nicholson" w:date="2017-06-19T14:17:00Z" w:initials="EN">
    <w:p w14:paraId="1D9BE255" w14:textId="77777777" w:rsidR="008C0180" w:rsidRPr="005678D2" w:rsidRDefault="008C0180" w:rsidP="00C5002B">
      <w:pPr>
        <w:numPr>
          <w:ilvl w:val="0"/>
          <w:numId w:val="19"/>
        </w:numPr>
        <w:rPr>
          <w:b/>
        </w:rPr>
      </w:pPr>
      <w:r>
        <w:rPr>
          <w:rStyle w:val="CommentReference"/>
        </w:rPr>
        <w:annotationRef/>
      </w:r>
      <w:r w:rsidRPr="005678D2">
        <w:rPr>
          <w:b/>
        </w:rPr>
        <w:t>NOTE we can also do this automatically by using same method as OHI of using range maps – might be a good idea to do with all??</w:t>
      </w:r>
    </w:p>
    <w:p w14:paraId="195E999C" w14:textId="5D37B8BB" w:rsidR="008C0180" w:rsidRDefault="008C0180">
      <w:pPr>
        <w:pStyle w:val="CommentText"/>
      </w:pPr>
    </w:p>
  </w:comment>
  <w:comment w:id="8" w:author="Emily Nicholson" w:date="2017-06-19T14:19:00Z" w:initials="EN">
    <w:p w14:paraId="36DC7956" w14:textId="415539B9" w:rsidR="008C0180" w:rsidRDefault="008C0180">
      <w:pPr>
        <w:pStyle w:val="CommentText"/>
      </w:pPr>
      <w:r>
        <w:rPr>
          <w:rStyle w:val="CommentReference"/>
        </w:rPr>
        <w:annotationRef/>
      </w:r>
      <w:r w:rsidRPr="00C17434">
        <w:rPr>
          <w:b/>
        </w:rPr>
        <w:t>Should be able to automate this now through rfishbase</w:t>
      </w:r>
      <w:r>
        <w:rPr>
          <w:b/>
        </w:rPr>
        <w:t>, through</w:t>
      </w:r>
    </w:p>
  </w:comment>
  <w:comment w:id="9" w:author="Emily Nicholson" w:date="2017-06-19T14:19:00Z" w:initials="EN">
    <w:p w14:paraId="694F52EC" w14:textId="458BBCE5" w:rsidR="008C0180" w:rsidRDefault="008C0180">
      <w:pPr>
        <w:pStyle w:val="CommentText"/>
      </w:pPr>
      <w:r>
        <w:rPr>
          <w:rStyle w:val="CommentReference"/>
        </w:rPr>
        <w:annotationRef/>
      </w:r>
      <w:r w:rsidRPr="005959D4">
        <w:rPr>
          <w:b/>
        </w:rPr>
        <w:t>Should be able to automate this now through rfishbase</w:t>
      </w:r>
    </w:p>
  </w:comment>
  <w:comment w:id="10" w:author="Emily Nicholson" w:date="2013-05-14T15:57:00Z" w:initials="EN">
    <w:p w14:paraId="25CB3863" w14:textId="77777777" w:rsidR="008C0180" w:rsidRPr="00202F45" w:rsidRDefault="008C0180" w:rsidP="00202F45">
      <w:pPr>
        <w:rPr>
          <w:color w:val="FF0000"/>
        </w:rPr>
      </w:pPr>
      <w:r>
        <w:rPr>
          <w:rStyle w:val="CommentReference"/>
        </w:rPr>
        <w:annotationRef/>
      </w:r>
      <w:r w:rsidRPr="00562996">
        <w:rPr>
          <w:color w:val="FF0000"/>
        </w:rPr>
        <w:t xml:space="preserve"> sampling issue of real MTI spp and modelled MTI species. </w:t>
      </w:r>
      <w:r>
        <w:rPr>
          <w:color w:val="FF0000"/>
        </w:rPr>
        <w:t>Is it a fair comparison?</w:t>
      </w:r>
    </w:p>
  </w:comment>
  <w:comment w:id="11" w:author="Emily Nicholson" w:date="2013-05-24T14:59:00Z" w:initials="EN">
    <w:p w14:paraId="003EE7AA" w14:textId="736E2535" w:rsidR="008C0180" w:rsidRDefault="008C0180">
      <w:pPr>
        <w:pStyle w:val="CommentText"/>
      </w:pPr>
      <w:r>
        <w:rPr>
          <w:rStyle w:val="CommentReference"/>
        </w:rPr>
        <w:annotationRef/>
      </w:r>
      <w:r>
        <w:t>I have now excluded most plankton just over TL2, selected out most plankton FGs in the calculations – see spreadsheet, page FG, column include-in-MTI? – BUT I’d appreciate guidance as to whether they are the right groups?</w:t>
      </w:r>
    </w:p>
  </w:comment>
  <w:comment w:id="12" w:author="." w:date="2013-05-23T17:42:00Z" w:initials=".">
    <w:p w14:paraId="084A12FE" w14:textId="77777777" w:rsidR="008C0180" w:rsidRDefault="008C0180">
      <w:pPr>
        <w:pStyle w:val="CommentText"/>
      </w:pPr>
      <w:r>
        <w:rPr>
          <w:rStyle w:val="CommentReference"/>
        </w:rPr>
        <w:annotationRef/>
      </w:r>
      <w:r>
        <w:t>I see that Pauly &amp; Watson used TL&gt;=2, but you should make sure you include only fishes and macro-invertebrates when calculating MTI for BIOMASS with TL&gt;=2, because otherwise you could be including mesozooplankton in the calculation (which can have TL = 2-2.5 as it partly feeds on microzooplankton</w:t>
      </w:r>
    </w:p>
  </w:comment>
  <w:comment w:id="13" w:author="Emily Nicholson" w:date="2017-06-19T14:39:00Z" w:initials="EN">
    <w:p w14:paraId="13BAD760" w14:textId="0E54D2C5" w:rsidR="008C0180" w:rsidRDefault="008C0180">
      <w:pPr>
        <w:pStyle w:val="CommentText"/>
      </w:pPr>
      <w:r>
        <w:rPr>
          <w:rStyle w:val="CommentReference"/>
        </w:rPr>
        <w:annotationRef/>
      </w:r>
      <w:r>
        <w:t>We haven’t done this, and instead trust the models are right at the moment</w:t>
      </w:r>
    </w:p>
  </w:comment>
  <w:comment w:id="14" w:author="Ben Collen" w:date="2014-11-20T02:28:00Z" w:initials="BC">
    <w:p w14:paraId="66E84F48" w14:textId="36D0ADFF" w:rsidR="008C0180" w:rsidRDefault="008C0180">
      <w:pPr>
        <w:pStyle w:val="CommentText"/>
      </w:pPr>
      <w:r>
        <w:rPr>
          <w:rStyle w:val="CommentReference"/>
        </w:rPr>
        <w:annotationRef/>
      </w:r>
      <w:r w:rsidRPr="002F5328">
        <w:rPr>
          <w:color w:val="FF0000"/>
        </w:rPr>
        <w:t>We need to crosscheck total landings with data from the Sea Around Us website, and from Reg Watson.</w:t>
      </w:r>
    </w:p>
  </w:comment>
  <w:comment w:id="15" w:author="Emily Nicholson" w:date="2017-06-19T15:03:00Z" w:initials="EN">
    <w:p w14:paraId="0CEA38F1" w14:textId="103456AA" w:rsidR="008C0180" w:rsidRDefault="008C0180">
      <w:pPr>
        <w:pStyle w:val="CommentText"/>
      </w:pPr>
      <w:r>
        <w:rPr>
          <w:rStyle w:val="CommentReference"/>
        </w:rPr>
        <w:annotationRef/>
      </w:r>
      <w:r>
        <w:t>I haven’t yet done this. Are there other ways we should include uncertainty?</w:t>
      </w:r>
    </w:p>
  </w:comment>
  <w:comment w:id="16" w:author="Ben Collen" w:date="2014-11-20T03:39:00Z" w:initials="BC">
    <w:p w14:paraId="755650B9" w14:textId="0A0B02BF" w:rsidR="008C0180" w:rsidRDefault="008C0180">
      <w:pPr>
        <w:pStyle w:val="CommentText"/>
      </w:pPr>
      <w:r>
        <w:rPr>
          <w:rStyle w:val="CommentReference"/>
        </w:rPr>
        <w:annotationRef/>
      </w:r>
      <w:r>
        <w:t>Did we use C as well?</w:t>
      </w:r>
    </w:p>
  </w:comment>
  <w:comment w:id="17" w:author="Emily Nicholson" w:date="2017-06-19T15:15:00Z" w:initials="EN">
    <w:p w14:paraId="5ECCD308" w14:textId="314571B3" w:rsidR="008C0180" w:rsidRDefault="008C0180">
      <w:pPr>
        <w:pStyle w:val="CommentText"/>
        <w:rPr>
          <w:lang w:val="en-US"/>
        </w:rPr>
      </w:pPr>
      <w:r>
        <w:rPr>
          <w:rStyle w:val="CommentReference"/>
        </w:rPr>
        <w:annotationRef/>
      </w:r>
      <w:r>
        <w:rPr>
          <w:lang w:val="en-US"/>
        </w:rPr>
        <w:t>note this is usually length, so may need growth model to estimate age:</w:t>
      </w:r>
    </w:p>
    <w:p w14:paraId="224E4F50" w14:textId="11CDD4EA" w:rsidR="008C0180" w:rsidRDefault="008C0180">
      <w:pPr>
        <w:pStyle w:val="CommentText"/>
        <w:rPr>
          <w:rFonts w:ascii="Times New Roman" w:eastAsia="Times New Roman" w:hAnsi="Times New Roman" w:cs="Times New Roman"/>
          <w:bCs/>
          <w:lang w:val="en-US"/>
        </w:rPr>
      </w:pPr>
      <w:r w:rsidRPr="008034C5">
        <w:rPr>
          <w:lang w:val="en-US"/>
        </w:rPr>
        <w:t xml:space="preserve">estimating Age maturity from VBGF </w:t>
      </w:r>
      <w:r w:rsidRPr="008034C5">
        <w:rPr>
          <w:rFonts w:ascii="Times New Roman" w:eastAsia="Times New Roman" w:hAnsi="Times New Roman" w:cs="Times New Roman"/>
          <w:lang w:val="en-US"/>
        </w:rPr>
        <w:t xml:space="preserve">L = L(t): </w:t>
      </w:r>
      <w:r w:rsidRPr="008034C5">
        <w:rPr>
          <w:rFonts w:ascii="Times New Roman" w:eastAsia="Times New Roman" w:hAnsi="Times New Roman" w:cs="Times New Roman"/>
          <w:bCs/>
          <w:lang w:val="en-US"/>
        </w:rPr>
        <w:t>L(t) = Loo - (Loo - Lo) exp(-kt)</w:t>
      </w:r>
    </w:p>
    <w:p w14:paraId="052EF72A" w14:textId="77777777" w:rsidR="008C0180" w:rsidRDefault="008C0180">
      <w:pPr>
        <w:pStyle w:val="CommentText"/>
        <w:rPr>
          <w:rFonts w:ascii="Times New Roman" w:eastAsia="Times New Roman" w:hAnsi="Times New Roman" w:cs="Times New Roman"/>
          <w:bCs/>
          <w:lang w:val="en-US"/>
        </w:rPr>
      </w:pPr>
    </w:p>
    <w:p w14:paraId="282FA44F" w14:textId="37EB9B9C" w:rsidR="008C0180" w:rsidRDefault="008C0180">
      <w:pPr>
        <w:pStyle w:val="CommentText"/>
        <w:rPr>
          <w:rFonts w:ascii="Times New Roman" w:eastAsia="Times New Roman" w:hAnsi="Times New Roman" w:cs="Times New Roman"/>
          <w:bCs/>
          <w:lang w:val="en-US"/>
        </w:rPr>
      </w:pPr>
      <w:r>
        <w:rPr>
          <w:rFonts w:ascii="Times New Roman" w:eastAsia="Times New Roman" w:hAnsi="Times New Roman" w:cs="Times New Roman"/>
          <w:bCs/>
          <w:lang w:val="en-US"/>
        </w:rPr>
        <w:t>Or use maximum age or length as a proxy:</w:t>
      </w:r>
    </w:p>
    <w:p w14:paraId="6CF6175F" w14:textId="77777777" w:rsidR="008C0180" w:rsidRDefault="008C0180">
      <w:pPr>
        <w:pStyle w:val="CommentText"/>
      </w:pPr>
    </w:p>
  </w:comment>
  <w:comment w:id="18" w:author="Emily Nicholson" w:date="2017-03-29T17:57:00Z" w:initials="EN">
    <w:p w14:paraId="2BCC6508" w14:textId="77777777" w:rsidR="008C0180" w:rsidRDefault="008C0180" w:rsidP="009B5199">
      <w:pPr>
        <w:pStyle w:val="CommentText"/>
      </w:pPr>
      <w:r>
        <w:rPr>
          <w:rStyle w:val="CommentReference"/>
        </w:rPr>
        <w:annotationRef/>
      </w:r>
      <w:r>
        <w:t>For NthSea we can do most groups, and those missing a small groups, could estimate from Fishbase or similar groups (e.g. rays)</w:t>
      </w:r>
    </w:p>
  </w:comment>
  <w:comment w:id="19" w:author="Emily Nicholson" w:date="2017-06-19T14:57:00Z" w:initials="EN">
    <w:p w14:paraId="2B3D7879" w14:textId="62757A2D" w:rsidR="008C0180" w:rsidRDefault="008C0180">
      <w:pPr>
        <w:pStyle w:val="CommentText"/>
      </w:pPr>
      <w:r>
        <w:rPr>
          <w:rStyle w:val="CommentReference"/>
        </w:rPr>
        <w:annotationRef/>
      </w:r>
      <w:r>
        <w:t>I have not yet done this in R</w:t>
      </w:r>
    </w:p>
  </w:comment>
  <w:comment w:id="54" w:author="Emily Nicholson" w:date="2013-05-24T12:19:00Z" w:initials="EN">
    <w:p w14:paraId="511E519B" w14:textId="355B181D" w:rsidR="008C0180" w:rsidRDefault="008C0180">
      <w:pPr>
        <w:pStyle w:val="CommentText"/>
      </w:pPr>
      <w:r>
        <w:rPr>
          <w:rStyle w:val="CommentReference"/>
        </w:rPr>
        <w:annotationRef/>
      </w:r>
      <w:r>
        <w:t xml:space="preserve">Need to work out if we should also be calculating this for comparative purposes. </w:t>
      </w:r>
    </w:p>
  </w:comment>
  <w:comment w:id="55" w:author="Emily Nicholson" w:date="2017-06-19T16:02:00Z" w:initials="EN">
    <w:p w14:paraId="138C8A2E" w14:textId="579BBE9E" w:rsidR="008C0180" w:rsidRDefault="008C0180">
      <w:pPr>
        <w:pStyle w:val="CommentText"/>
      </w:pPr>
      <w:r>
        <w:rPr>
          <w:rStyle w:val="CommentReference"/>
        </w:rPr>
        <w:annotationRef/>
      </w:r>
      <w:r>
        <w:t>Given we are modelling simply a small reduction in fishing effort, in one type of gear, I don’t think this matters.</w:t>
      </w:r>
    </w:p>
  </w:comment>
  <w:comment w:id="56" w:author="." w:date="2013-05-23T17:56:00Z" w:initials=".">
    <w:p w14:paraId="5675214F" w14:textId="77777777" w:rsidR="008C0180" w:rsidRDefault="008C0180">
      <w:pPr>
        <w:pStyle w:val="CommentText"/>
      </w:pPr>
      <w:r>
        <w:rPr>
          <w:rStyle w:val="CommentReference"/>
        </w:rPr>
        <w:annotationRef/>
      </w:r>
      <w:r>
        <w:t>Steve may surely help us with this, as he knows the model very well and results by be difficult to interpret by us who do not know the model.</w:t>
      </w:r>
    </w:p>
  </w:comment>
  <w:comment w:id="89" w:author="Emily Nicholson" w:date="2017-07-06T23:59:00Z" w:initials="EN">
    <w:p w14:paraId="42A315C4" w14:textId="5A13A809" w:rsidR="008C0180" w:rsidRDefault="008C0180">
      <w:pPr>
        <w:pStyle w:val="CommentText"/>
      </w:pPr>
      <w:r>
        <w:rPr>
          <w:rStyle w:val="CommentReference"/>
        </w:rPr>
        <w:annotationRef/>
      </w:r>
      <w:r>
        <w:t>Weird jumping? Why?</w:t>
      </w:r>
    </w:p>
  </w:comment>
  <w:comment w:id="91" w:author="Emily Nicholson" w:date="2017-06-19T15:42:00Z" w:initials="EN">
    <w:p w14:paraId="0EA28435" w14:textId="1EB0661D" w:rsidR="008C0180" w:rsidRDefault="008C0180">
      <w:pPr>
        <w:pStyle w:val="CommentText"/>
      </w:pPr>
      <w:r>
        <w:rPr>
          <w:rStyle w:val="CommentReference"/>
        </w:rPr>
        <w:annotationRef/>
      </w:r>
      <w:r>
        <w:t>Ignore – will be updated. Needs to include number of species in each analysis as well as # functional groups</w:t>
      </w:r>
    </w:p>
  </w:comment>
  <w:comment w:id="92" w:author="Emily Nicholson" w:date="2017-07-03T15:08:00Z" w:initials="EN">
    <w:p w14:paraId="7534905D" w14:textId="576C7DF0" w:rsidR="008C0180" w:rsidRDefault="008C0180">
      <w:pPr>
        <w:pStyle w:val="CommentText"/>
      </w:pPr>
      <w:r>
        <w:rPr>
          <w:rStyle w:val="CommentReference"/>
        </w:rPr>
        <w:annotationRef/>
      </w:r>
      <w:r>
        <w:t>Note we treated orcas in different FGs as different species.</w:t>
      </w:r>
    </w:p>
  </w:comment>
  <w:comment w:id="93" w:author="Ben Collen" w:date="2014-11-20T23:48:00Z" w:initials="BC">
    <w:p w14:paraId="668B9E1B" w14:textId="77777777" w:rsidR="008C0180" w:rsidRDefault="008C0180" w:rsidP="0053425A">
      <w:pPr>
        <w:pStyle w:val="CommentText"/>
      </w:pPr>
      <w:r>
        <w:rPr>
          <w:rStyle w:val="CommentReference"/>
        </w:rPr>
        <w:annotationRef/>
      </w:r>
      <w:r>
        <w:t>Text taken from legend to go in main text:</w:t>
      </w:r>
    </w:p>
    <w:p w14:paraId="153D5278" w14:textId="77777777" w:rsidR="008C0180" w:rsidRDefault="008C0180" w:rsidP="0053425A">
      <w:pPr>
        <w:pStyle w:val="CommentText"/>
      </w:pPr>
    </w:p>
    <w:p w14:paraId="6C918535" w14:textId="77777777" w:rsidR="008C0180" w:rsidRPr="00D827FE" w:rsidRDefault="008C0180" w:rsidP="0053425A">
      <w:pPr>
        <w:spacing w:line="360" w:lineRule="auto"/>
      </w:pPr>
      <w:r w:rsidRPr="00D827FE">
        <w:t xml:space="preserve">Both </w:t>
      </w:r>
      <w:r>
        <w:t>species listed as LC in</w:t>
      </w:r>
      <w:r w:rsidRPr="00D827FE">
        <w:t xml:space="preserve"> 2010, with an inferred best estimate of a stable population over the assessment time frame of 62 years (solid black line), worst case modelled as up to 19% decline (dashed black line) or at best case a 20% increase (dotted black line). Seabirds were modelled to decline by 30% over the first 30 years after a stop to trawling, because of their dependence on discards and trophic interactions. At the 2020 assessment, the timeframe for measuring decline was 62 years, to 1958, comprising 10 years of modelled decline and 58 years of inferred decline; the estimates for the combined decline are shown by the grey lines (solid is best estimate, dashed for worst case, and dotted for best case). For a short-lived species such as the flounder (generation time of 3 years), the assessment timeframe is 10 years, and lies within the modelled time-series; decline can therefore be estimated from modelled biomass values.</w:t>
      </w:r>
    </w:p>
    <w:p w14:paraId="25B02443" w14:textId="77777777" w:rsidR="008C0180" w:rsidRDefault="008C0180" w:rsidP="0053425A">
      <w:pPr>
        <w:pStyle w:val="CommentText"/>
      </w:pP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D08698A" w15:done="0"/>
  <w15:commentEx w15:paraId="210A3543" w15:done="0"/>
  <w15:commentEx w15:paraId="28A1BB1E" w15:done="0"/>
  <w15:commentEx w15:paraId="266DFAFD" w15:done="0"/>
  <w15:commentEx w15:paraId="195E999C" w15:done="0"/>
  <w15:commentEx w15:paraId="36DC7956" w15:done="0"/>
  <w15:commentEx w15:paraId="694F52EC" w15:done="0"/>
  <w15:commentEx w15:paraId="25CB3863" w15:done="0"/>
  <w15:commentEx w15:paraId="003EE7AA" w15:done="0"/>
  <w15:commentEx w15:paraId="084A12FE" w15:done="0"/>
  <w15:commentEx w15:paraId="13BAD760" w15:done="0"/>
  <w15:commentEx w15:paraId="66E84F48" w15:done="0"/>
  <w15:commentEx w15:paraId="0CEA38F1" w15:done="0"/>
  <w15:commentEx w15:paraId="755650B9" w15:done="0"/>
  <w15:commentEx w15:paraId="6CF6175F" w15:done="0"/>
  <w15:commentEx w15:paraId="2BCC6508" w15:done="0"/>
  <w15:commentEx w15:paraId="2B3D7879" w15:done="0"/>
  <w15:commentEx w15:paraId="511E519B" w15:done="0"/>
  <w15:commentEx w15:paraId="138C8A2E" w15:done="0"/>
  <w15:commentEx w15:paraId="5675214F" w15:done="0"/>
  <w15:commentEx w15:paraId="42A315C4" w15:done="0"/>
  <w15:commentEx w15:paraId="0EA28435" w15:done="0"/>
  <w15:commentEx w15:paraId="7534905D" w15:done="0"/>
  <w15:commentEx w15:paraId="25B02443"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FCE42B" w14:textId="77777777" w:rsidR="00E92EAE" w:rsidRDefault="00E92EAE" w:rsidP="00625A78">
      <w:r>
        <w:separator/>
      </w:r>
    </w:p>
  </w:endnote>
  <w:endnote w:type="continuationSeparator" w:id="0">
    <w:p w14:paraId="0FA71DB9" w14:textId="77777777" w:rsidR="00E92EAE" w:rsidRDefault="00E92EAE" w:rsidP="00625A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ＭＳ 明朝">
    <w:charset w:val="80"/>
    <w:family w:val="roman"/>
    <w:pitch w:val="fixed"/>
    <w:sig w:usb0="E00002FF" w:usb1="6AC7FDFB" w:usb2="08000012" w:usb3="00000000" w:csb0="0002009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ＭＳ ゴシック">
    <w:charset w:val="80"/>
    <w:family w:val="swiss"/>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Times">
    <w:panose1 w:val="02000500000000000000"/>
    <w:charset w:val="00"/>
    <w:family w:val="roman"/>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swiss"/>
    <w:pitch w:val="variable"/>
    <w:sig w:usb0="E00002FF" w:usb1="5000785B" w:usb2="00000000" w:usb3="00000000" w:csb0="0000019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182F92" w14:textId="77777777" w:rsidR="00E92EAE" w:rsidRDefault="00E92EAE" w:rsidP="00625A78">
      <w:r>
        <w:separator/>
      </w:r>
    </w:p>
  </w:footnote>
  <w:footnote w:type="continuationSeparator" w:id="0">
    <w:p w14:paraId="58EEEAD2" w14:textId="77777777" w:rsidR="00E92EAE" w:rsidRDefault="00E92EAE" w:rsidP="00625A7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71D05"/>
    <w:multiLevelType w:val="hybridMultilevel"/>
    <w:tmpl w:val="203ABF1E"/>
    <w:lvl w:ilvl="0" w:tplc="0409000F">
      <w:start w:val="1"/>
      <w:numFmt w:val="decimal"/>
      <w:lvlText w:val="%1."/>
      <w:lvlJc w:val="left"/>
      <w:pPr>
        <w:ind w:left="360" w:hanging="360"/>
      </w:pPr>
    </w:lvl>
    <w:lvl w:ilvl="1" w:tplc="0409000F">
      <w:start w:val="1"/>
      <w:numFmt w:val="decimal"/>
      <w:lvlText w:val="%2."/>
      <w:lvlJc w:val="left"/>
      <w:pPr>
        <w:ind w:left="1080" w:hanging="360"/>
      </w:pPr>
      <w:rPr>
        <w:rFonts w:hint="default"/>
      </w:rPr>
    </w:lvl>
    <w:lvl w:ilvl="2" w:tplc="04090001">
      <w:start w:val="1"/>
      <w:numFmt w:val="bullet"/>
      <w:lvlText w:val=""/>
      <w:lvlJc w:val="left"/>
      <w:pPr>
        <w:ind w:left="1980" w:hanging="360"/>
      </w:pPr>
      <w:rPr>
        <w:rFonts w:ascii="Symbol" w:hAnsi="Symbol" w:hint="default"/>
      </w:rPr>
    </w:lvl>
    <w:lvl w:ilvl="3" w:tplc="0409000F">
      <w:start w:val="1"/>
      <w:numFmt w:val="decimal"/>
      <w:lvlText w:val="%4."/>
      <w:lvlJc w:val="left"/>
      <w:pPr>
        <w:ind w:left="2520" w:hanging="360"/>
      </w:pPr>
    </w:lvl>
    <w:lvl w:ilvl="4" w:tplc="53E03E24">
      <w:start w:val="5"/>
      <w:numFmt w:val="bullet"/>
      <w:lvlText w:val="-"/>
      <w:lvlJc w:val="left"/>
      <w:pPr>
        <w:ind w:left="3240" w:hanging="360"/>
      </w:pPr>
      <w:rPr>
        <w:rFonts w:ascii="Cambria" w:eastAsiaTheme="minorEastAsia" w:hAnsi="Cambria" w:cstheme="minorBidi" w:hint="default"/>
      </w:r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3B0243F"/>
    <w:multiLevelType w:val="hybridMultilevel"/>
    <w:tmpl w:val="8A5428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8AB2AD9"/>
    <w:multiLevelType w:val="hybridMultilevel"/>
    <w:tmpl w:val="2A6270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0E7EB3"/>
    <w:multiLevelType w:val="hybridMultilevel"/>
    <w:tmpl w:val="BE44B83E"/>
    <w:lvl w:ilvl="0" w:tplc="0409000F">
      <w:start w:val="1"/>
      <w:numFmt w:val="decimal"/>
      <w:lvlText w:val="%1."/>
      <w:lvlJc w:val="left"/>
      <w:pPr>
        <w:ind w:left="360" w:hanging="360"/>
      </w:pPr>
    </w:lvl>
    <w:lvl w:ilvl="1" w:tplc="0409000F">
      <w:start w:val="1"/>
      <w:numFmt w:val="decimal"/>
      <w:lvlText w:val="%2."/>
      <w:lvlJc w:val="left"/>
      <w:pPr>
        <w:ind w:left="1080" w:hanging="360"/>
      </w:pPr>
      <w:rPr>
        <w:rFonts w:hint="default"/>
      </w:rPr>
    </w:lvl>
    <w:lvl w:ilvl="2" w:tplc="04090001">
      <w:start w:val="1"/>
      <w:numFmt w:val="bullet"/>
      <w:lvlText w:val=""/>
      <w:lvlJc w:val="left"/>
      <w:pPr>
        <w:ind w:left="1980" w:hanging="360"/>
      </w:pPr>
      <w:rPr>
        <w:rFonts w:ascii="Symbol" w:hAnsi="Symbol" w:hint="default"/>
      </w:r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E6039C5"/>
    <w:multiLevelType w:val="hybridMultilevel"/>
    <w:tmpl w:val="D8606990"/>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1">
      <w:start w:val="1"/>
      <w:numFmt w:val="bullet"/>
      <w:lvlText w:val=""/>
      <w:lvlJc w:val="left"/>
      <w:pPr>
        <w:ind w:left="1980" w:hanging="360"/>
      </w:pPr>
      <w:rPr>
        <w:rFonts w:ascii="Symbol" w:hAnsi="Symbol" w:hint="default"/>
      </w:r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A5E2E92"/>
    <w:multiLevelType w:val="hybridMultilevel"/>
    <w:tmpl w:val="F3882A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B094D5F"/>
    <w:multiLevelType w:val="hybridMultilevel"/>
    <w:tmpl w:val="9E386736"/>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21F15959"/>
    <w:multiLevelType w:val="hybridMultilevel"/>
    <w:tmpl w:val="CB9CBE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72D1222"/>
    <w:multiLevelType w:val="hybridMultilevel"/>
    <w:tmpl w:val="9CC0E15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89402A8"/>
    <w:multiLevelType w:val="hybridMultilevel"/>
    <w:tmpl w:val="2ABE4824"/>
    <w:lvl w:ilvl="0" w:tplc="01768EDC">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CEC13D0"/>
    <w:multiLevelType w:val="hybridMultilevel"/>
    <w:tmpl w:val="FF34F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E1E6056"/>
    <w:multiLevelType w:val="hybridMultilevel"/>
    <w:tmpl w:val="FE50D5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8A541CF"/>
    <w:multiLevelType w:val="hybridMultilevel"/>
    <w:tmpl w:val="B93E28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E904F28"/>
    <w:multiLevelType w:val="hybridMultilevel"/>
    <w:tmpl w:val="D69CB36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4AF32267"/>
    <w:multiLevelType w:val="hybridMultilevel"/>
    <w:tmpl w:val="6AE68ACE"/>
    <w:lvl w:ilvl="0" w:tplc="0ECE51C6">
      <w:start w:val="4"/>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B664DD7"/>
    <w:multiLevelType w:val="hybridMultilevel"/>
    <w:tmpl w:val="F2B22F2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50784977"/>
    <w:multiLevelType w:val="hybridMultilevel"/>
    <w:tmpl w:val="E4F051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4D07D0E"/>
    <w:multiLevelType w:val="hybridMultilevel"/>
    <w:tmpl w:val="0234C5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7FD55A0"/>
    <w:multiLevelType w:val="hybridMultilevel"/>
    <w:tmpl w:val="3FC61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B632D36"/>
    <w:multiLevelType w:val="hybridMultilevel"/>
    <w:tmpl w:val="3AD437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5E1F0F49"/>
    <w:multiLevelType w:val="hybridMultilevel"/>
    <w:tmpl w:val="3BAC87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5E4C5C97"/>
    <w:multiLevelType w:val="hybridMultilevel"/>
    <w:tmpl w:val="92F8CE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2546F82"/>
    <w:multiLevelType w:val="hybridMultilevel"/>
    <w:tmpl w:val="15F018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6CBE0D56"/>
    <w:multiLevelType w:val="hybridMultilevel"/>
    <w:tmpl w:val="2D0ECF2E"/>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01">
      <w:start w:val="1"/>
      <w:numFmt w:val="bullet"/>
      <w:lvlText w:val=""/>
      <w:lvlJc w:val="left"/>
      <w:pPr>
        <w:ind w:left="1980" w:hanging="360"/>
      </w:pPr>
      <w:rPr>
        <w:rFonts w:ascii="Symbol" w:hAnsi="Symbol" w:hint="default"/>
      </w:r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6DED7CB8"/>
    <w:multiLevelType w:val="hybridMultilevel"/>
    <w:tmpl w:val="FF2852F8"/>
    <w:lvl w:ilvl="0" w:tplc="DBBA06F4">
      <w:start w:val="1"/>
      <w:numFmt w:val="upperLetter"/>
      <w:lvlText w:val="(%1)"/>
      <w:lvlJc w:val="left"/>
      <w:pPr>
        <w:ind w:left="740" w:hanging="3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0774758"/>
    <w:multiLevelType w:val="hybridMultilevel"/>
    <w:tmpl w:val="E3F030B2"/>
    <w:lvl w:ilvl="0" w:tplc="8D5CA2B0">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92000A8"/>
    <w:multiLevelType w:val="hybridMultilevel"/>
    <w:tmpl w:val="EE46BBCA"/>
    <w:lvl w:ilvl="0" w:tplc="D8DC169E">
      <w:start w:val="1"/>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nsid w:val="7A8215C3"/>
    <w:multiLevelType w:val="hybridMultilevel"/>
    <w:tmpl w:val="180AC0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5"/>
  </w:num>
  <w:num w:numId="2">
    <w:abstractNumId w:val="23"/>
  </w:num>
  <w:num w:numId="3">
    <w:abstractNumId w:val="27"/>
  </w:num>
  <w:num w:numId="4">
    <w:abstractNumId w:val="11"/>
  </w:num>
  <w:num w:numId="5">
    <w:abstractNumId w:val="8"/>
  </w:num>
  <w:num w:numId="6">
    <w:abstractNumId w:val="25"/>
  </w:num>
  <w:num w:numId="7">
    <w:abstractNumId w:val="21"/>
  </w:num>
  <w:num w:numId="8">
    <w:abstractNumId w:val="5"/>
  </w:num>
  <w:num w:numId="9">
    <w:abstractNumId w:val="22"/>
  </w:num>
  <w:num w:numId="10">
    <w:abstractNumId w:val="4"/>
  </w:num>
  <w:num w:numId="11">
    <w:abstractNumId w:val="12"/>
  </w:num>
  <w:num w:numId="12">
    <w:abstractNumId w:val="0"/>
  </w:num>
  <w:num w:numId="13">
    <w:abstractNumId w:val="3"/>
  </w:num>
  <w:num w:numId="14">
    <w:abstractNumId w:val="19"/>
  </w:num>
  <w:num w:numId="15">
    <w:abstractNumId w:val="9"/>
  </w:num>
  <w:num w:numId="16">
    <w:abstractNumId w:val="18"/>
  </w:num>
  <w:num w:numId="17">
    <w:abstractNumId w:val="14"/>
  </w:num>
  <w:num w:numId="18">
    <w:abstractNumId w:val="13"/>
  </w:num>
  <w:num w:numId="19">
    <w:abstractNumId w:val="26"/>
  </w:num>
  <w:num w:numId="20">
    <w:abstractNumId w:val="7"/>
  </w:num>
  <w:num w:numId="21">
    <w:abstractNumId w:val="17"/>
  </w:num>
  <w:num w:numId="22">
    <w:abstractNumId w:val="2"/>
  </w:num>
  <w:num w:numId="23">
    <w:abstractNumId w:val="16"/>
  </w:num>
  <w:num w:numId="24">
    <w:abstractNumId w:val="10"/>
  </w:num>
  <w:num w:numId="25">
    <w:abstractNumId w:val="24"/>
  </w:num>
  <w:num w:numId="26">
    <w:abstractNumId w:val="6"/>
  </w:num>
  <w:num w:numId="27">
    <w:abstractNumId w:val="1"/>
  </w:num>
  <w:num w:numId="28">
    <w:abstractNumId w:val="2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mily Nicholson">
    <w15:presenceInfo w15:providerId="None" w15:userId="Emily Nichol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Ecology Letter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0afwtsxxhe50rce2r5b5wzddxe9z92f9pvvv&quot;&gt;postdoc&lt;record-ids&gt;&lt;item&gt;2278&lt;/item&gt;&lt;item&gt;2289&lt;/item&gt;&lt;item&gt;2319&lt;/item&gt;&lt;item&gt;2402&lt;/item&gt;&lt;item&gt;2597&lt;/item&gt;&lt;item&gt;2605&lt;/item&gt;&lt;item&gt;2621&lt;/item&gt;&lt;item&gt;2746&lt;/item&gt;&lt;item&gt;2752&lt;/item&gt;&lt;item&gt;2753&lt;/item&gt;&lt;item&gt;2754&lt;/item&gt;&lt;item&gt;2755&lt;/item&gt;&lt;item&gt;2756&lt;/item&gt;&lt;item&gt;2757&lt;/item&gt;&lt;item&gt;2759&lt;/item&gt;&lt;item&gt;2760&lt;/item&gt;&lt;item&gt;2783&lt;/item&gt;&lt;item&gt;2924&lt;/item&gt;&lt;item&gt;3115&lt;/item&gt;&lt;item&gt;3140&lt;/item&gt;&lt;item&gt;3180&lt;/item&gt;&lt;item&gt;3188&lt;/item&gt;&lt;item&gt;3189&lt;/item&gt;&lt;item&gt;3202&lt;/item&gt;&lt;item&gt;3262&lt;/item&gt;&lt;item&gt;3263&lt;/item&gt;&lt;item&gt;3264&lt;/item&gt;&lt;item&gt;3318&lt;/item&gt;&lt;/record-ids&gt;&lt;/item&gt;&lt;/Libraries&gt;"/>
  </w:docVars>
  <w:rsids>
    <w:rsidRoot w:val="00E15D20"/>
    <w:rsid w:val="00001538"/>
    <w:rsid w:val="00003DB7"/>
    <w:rsid w:val="0000488B"/>
    <w:rsid w:val="000055AF"/>
    <w:rsid w:val="0000565C"/>
    <w:rsid w:val="00005DF6"/>
    <w:rsid w:val="00006E0B"/>
    <w:rsid w:val="00007120"/>
    <w:rsid w:val="00007602"/>
    <w:rsid w:val="00010D39"/>
    <w:rsid w:val="0001111F"/>
    <w:rsid w:val="0001180D"/>
    <w:rsid w:val="00011A50"/>
    <w:rsid w:val="00013DB9"/>
    <w:rsid w:val="0001556A"/>
    <w:rsid w:val="000172FC"/>
    <w:rsid w:val="00017338"/>
    <w:rsid w:val="00017FAD"/>
    <w:rsid w:val="00020C7D"/>
    <w:rsid w:val="00020D0D"/>
    <w:rsid w:val="00023E15"/>
    <w:rsid w:val="00024253"/>
    <w:rsid w:val="000244F4"/>
    <w:rsid w:val="000260B3"/>
    <w:rsid w:val="000264A9"/>
    <w:rsid w:val="00026D9F"/>
    <w:rsid w:val="00031834"/>
    <w:rsid w:val="00031E15"/>
    <w:rsid w:val="00031FF5"/>
    <w:rsid w:val="000324E6"/>
    <w:rsid w:val="0003428C"/>
    <w:rsid w:val="000348B7"/>
    <w:rsid w:val="000358F5"/>
    <w:rsid w:val="00037F98"/>
    <w:rsid w:val="00041715"/>
    <w:rsid w:val="00041B9C"/>
    <w:rsid w:val="0004334E"/>
    <w:rsid w:val="00043A58"/>
    <w:rsid w:val="000451BF"/>
    <w:rsid w:val="000455A6"/>
    <w:rsid w:val="00047C1A"/>
    <w:rsid w:val="000516B9"/>
    <w:rsid w:val="00051D4B"/>
    <w:rsid w:val="00052D9A"/>
    <w:rsid w:val="00054120"/>
    <w:rsid w:val="000543F8"/>
    <w:rsid w:val="00054983"/>
    <w:rsid w:val="00056B09"/>
    <w:rsid w:val="0005762D"/>
    <w:rsid w:val="00061044"/>
    <w:rsid w:val="00061310"/>
    <w:rsid w:val="0006166F"/>
    <w:rsid w:val="000741AC"/>
    <w:rsid w:val="000746B9"/>
    <w:rsid w:val="000748E2"/>
    <w:rsid w:val="00074CE8"/>
    <w:rsid w:val="000751F6"/>
    <w:rsid w:val="00077569"/>
    <w:rsid w:val="00077D01"/>
    <w:rsid w:val="00082D2F"/>
    <w:rsid w:val="00083B63"/>
    <w:rsid w:val="00085733"/>
    <w:rsid w:val="00086D3A"/>
    <w:rsid w:val="000874DC"/>
    <w:rsid w:val="00091EE4"/>
    <w:rsid w:val="00092E55"/>
    <w:rsid w:val="00096665"/>
    <w:rsid w:val="00097019"/>
    <w:rsid w:val="000A0B86"/>
    <w:rsid w:val="000A4CCE"/>
    <w:rsid w:val="000A4D52"/>
    <w:rsid w:val="000A6F66"/>
    <w:rsid w:val="000A7036"/>
    <w:rsid w:val="000A7F62"/>
    <w:rsid w:val="000B41E3"/>
    <w:rsid w:val="000B5885"/>
    <w:rsid w:val="000B66FC"/>
    <w:rsid w:val="000C0B8C"/>
    <w:rsid w:val="000C24CB"/>
    <w:rsid w:val="000C4B9F"/>
    <w:rsid w:val="000C6044"/>
    <w:rsid w:val="000C65F3"/>
    <w:rsid w:val="000C6B7F"/>
    <w:rsid w:val="000C72B2"/>
    <w:rsid w:val="000D560E"/>
    <w:rsid w:val="000D5E21"/>
    <w:rsid w:val="000D5E7F"/>
    <w:rsid w:val="000D68A0"/>
    <w:rsid w:val="000D6DA9"/>
    <w:rsid w:val="000E010A"/>
    <w:rsid w:val="000E0653"/>
    <w:rsid w:val="000E090C"/>
    <w:rsid w:val="000E10B6"/>
    <w:rsid w:val="000E14E0"/>
    <w:rsid w:val="000E3412"/>
    <w:rsid w:val="000E596A"/>
    <w:rsid w:val="000F1061"/>
    <w:rsid w:val="000F3166"/>
    <w:rsid w:val="000F322F"/>
    <w:rsid w:val="000F34A3"/>
    <w:rsid w:val="000F40DE"/>
    <w:rsid w:val="000F41A8"/>
    <w:rsid w:val="000F516B"/>
    <w:rsid w:val="000F545B"/>
    <w:rsid w:val="000F5506"/>
    <w:rsid w:val="000F5D88"/>
    <w:rsid w:val="000F79EB"/>
    <w:rsid w:val="000F7ED2"/>
    <w:rsid w:val="00100330"/>
    <w:rsid w:val="00101A19"/>
    <w:rsid w:val="00101CD3"/>
    <w:rsid w:val="00101FFA"/>
    <w:rsid w:val="00102FCD"/>
    <w:rsid w:val="00104202"/>
    <w:rsid w:val="00104339"/>
    <w:rsid w:val="00104C47"/>
    <w:rsid w:val="00107B0C"/>
    <w:rsid w:val="00107B33"/>
    <w:rsid w:val="00110E4C"/>
    <w:rsid w:val="001110FF"/>
    <w:rsid w:val="00113D5C"/>
    <w:rsid w:val="0011408B"/>
    <w:rsid w:val="0011509A"/>
    <w:rsid w:val="00116759"/>
    <w:rsid w:val="0012201F"/>
    <w:rsid w:val="00122274"/>
    <w:rsid w:val="00122CD7"/>
    <w:rsid w:val="00122F3E"/>
    <w:rsid w:val="00123BCB"/>
    <w:rsid w:val="001248A2"/>
    <w:rsid w:val="00124FAF"/>
    <w:rsid w:val="00126AFF"/>
    <w:rsid w:val="00131507"/>
    <w:rsid w:val="001325A6"/>
    <w:rsid w:val="00132F79"/>
    <w:rsid w:val="001335FF"/>
    <w:rsid w:val="00133C22"/>
    <w:rsid w:val="001344EE"/>
    <w:rsid w:val="00142460"/>
    <w:rsid w:val="00142AA7"/>
    <w:rsid w:val="001436E1"/>
    <w:rsid w:val="00145EF3"/>
    <w:rsid w:val="00145FF4"/>
    <w:rsid w:val="00147971"/>
    <w:rsid w:val="00150FC0"/>
    <w:rsid w:val="0015170F"/>
    <w:rsid w:val="001527EF"/>
    <w:rsid w:val="00152923"/>
    <w:rsid w:val="00153291"/>
    <w:rsid w:val="00153411"/>
    <w:rsid w:val="001547E7"/>
    <w:rsid w:val="00154DCD"/>
    <w:rsid w:val="00155159"/>
    <w:rsid w:val="001555E1"/>
    <w:rsid w:val="00156A40"/>
    <w:rsid w:val="0015756E"/>
    <w:rsid w:val="00161B23"/>
    <w:rsid w:val="00162759"/>
    <w:rsid w:val="00165081"/>
    <w:rsid w:val="00165268"/>
    <w:rsid w:val="00165BD2"/>
    <w:rsid w:val="00165BDF"/>
    <w:rsid w:val="00165EE6"/>
    <w:rsid w:val="00167B86"/>
    <w:rsid w:val="00175B2F"/>
    <w:rsid w:val="00175DBA"/>
    <w:rsid w:val="00176EDD"/>
    <w:rsid w:val="00180264"/>
    <w:rsid w:val="00180C09"/>
    <w:rsid w:val="00182CFD"/>
    <w:rsid w:val="00182D46"/>
    <w:rsid w:val="0018396E"/>
    <w:rsid w:val="001839B5"/>
    <w:rsid w:val="00185DA7"/>
    <w:rsid w:val="001860EE"/>
    <w:rsid w:val="00186AD6"/>
    <w:rsid w:val="00187DA8"/>
    <w:rsid w:val="00190113"/>
    <w:rsid w:val="00192743"/>
    <w:rsid w:val="00194F19"/>
    <w:rsid w:val="0019578E"/>
    <w:rsid w:val="00197299"/>
    <w:rsid w:val="001A0DE6"/>
    <w:rsid w:val="001A0FD7"/>
    <w:rsid w:val="001A1880"/>
    <w:rsid w:val="001A1D3C"/>
    <w:rsid w:val="001A45D7"/>
    <w:rsid w:val="001A64C7"/>
    <w:rsid w:val="001A6827"/>
    <w:rsid w:val="001A6FCE"/>
    <w:rsid w:val="001A73FA"/>
    <w:rsid w:val="001B163B"/>
    <w:rsid w:val="001B16E3"/>
    <w:rsid w:val="001B1B8D"/>
    <w:rsid w:val="001B1E15"/>
    <w:rsid w:val="001B3B35"/>
    <w:rsid w:val="001B4312"/>
    <w:rsid w:val="001B61D0"/>
    <w:rsid w:val="001C0F2A"/>
    <w:rsid w:val="001C110A"/>
    <w:rsid w:val="001C3408"/>
    <w:rsid w:val="001C5DB7"/>
    <w:rsid w:val="001D1463"/>
    <w:rsid w:val="001D1AFD"/>
    <w:rsid w:val="001D2903"/>
    <w:rsid w:val="001D3AFA"/>
    <w:rsid w:val="001D4637"/>
    <w:rsid w:val="001D5266"/>
    <w:rsid w:val="001D5F28"/>
    <w:rsid w:val="001D68CC"/>
    <w:rsid w:val="001D73DA"/>
    <w:rsid w:val="001D777D"/>
    <w:rsid w:val="001E11D2"/>
    <w:rsid w:val="001E1860"/>
    <w:rsid w:val="001E265D"/>
    <w:rsid w:val="001E2CCA"/>
    <w:rsid w:val="001E53C0"/>
    <w:rsid w:val="001E741E"/>
    <w:rsid w:val="001F4870"/>
    <w:rsid w:val="002003DA"/>
    <w:rsid w:val="00200470"/>
    <w:rsid w:val="00200C82"/>
    <w:rsid w:val="0020169D"/>
    <w:rsid w:val="00202316"/>
    <w:rsid w:val="00202F45"/>
    <w:rsid w:val="002044AE"/>
    <w:rsid w:val="00206113"/>
    <w:rsid w:val="002101E6"/>
    <w:rsid w:val="00213607"/>
    <w:rsid w:val="002139E5"/>
    <w:rsid w:val="002140BF"/>
    <w:rsid w:val="00215069"/>
    <w:rsid w:val="00216EE7"/>
    <w:rsid w:val="00216F2D"/>
    <w:rsid w:val="00216F35"/>
    <w:rsid w:val="00217129"/>
    <w:rsid w:val="002201C4"/>
    <w:rsid w:val="00220E5E"/>
    <w:rsid w:val="00221DE7"/>
    <w:rsid w:val="002229B2"/>
    <w:rsid w:val="00224167"/>
    <w:rsid w:val="00224D84"/>
    <w:rsid w:val="00227995"/>
    <w:rsid w:val="00227B48"/>
    <w:rsid w:val="00231596"/>
    <w:rsid w:val="0023183B"/>
    <w:rsid w:val="00231CE4"/>
    <w:rsid w:val="0023240B"/>
    <w:rsid w:val="00232C84"/>
    <w:rsid w:val="002338F6"/>
    <w:rsid w:val="00233A1B"/>
    <w:rsid w:val="002349F4"/>
    <w:rsid w:val="00235EBB"/>
    <w:rsid w:val="00235FF4"/>
    <w:rsid w:val="002362C2"/>
    <w:rsid w:val="002366E3"/>
    <w:rsid w:val="00236BE3"/>
    <w:rsid w:val="00236CCC"/>
    <w:rsid w:val="002430AA"/>
    <w:rsid w:val="00243845"/>
    <w:rsid w:val="002443DD"/>
    <w:rsid w:val="0024484A"/>
    <w:rsid w:val="002464F1"/>
    <w:rsid w:val="00247B9B"/>
    <w:rsid w:val="00247E55"/>
    <w:rsid w:val="00251736"/>
    <w:rsid w:val="00251904"/>
    <w:rsid w:val="00252158"/>
    <w:rsid w:val="002548CD"/>
    <w:rsid w:val="00254A5D"/>
    <w:rsid w:val="002553F1"/>
    <w:rsid w:val="00255AE8"/>
    <w:rsid w:val="00255E80"/>
    <w:rsid w:val="00256A13"/>
    <w:rsid w:val="00256E54"/>
    <w:rsid w:val="00257048"/>
    <w:rsid w:val="0026402F"/>
    <w:rsid w:val="002642CF"/>
    <w:rsid w:val="00264991"/>
    <w:rsid w:val="002651A8"/>
    <w:rsid w:val="00266296"/>
    <w:rsid w:val="002664F7"/>
    <w:rsid w:val="002678C5"/>
    <w:rsid w:val="00270C7B"/>
    <w:rsid w:val="0027120C"/>
    <w:rsid w:val="002712F4"/>
    <w:rsid w:val="0027160F"/>
    <w:rsid w:val="00271E56"/>
    <w:rsid w:val="0027315A"/>
    <w:rsid w:val="00273D2E"/>
    <w:rsid w:val="002802B9"/>
    <w:rsid w:val="00280697"/>
    <w:rsid w:val="00280F22"/>
    <w:rsid w:val="00280FAD"/>
    <w:rsid w:val="00282D76"/>
    <w:rsid w:val="00283204"/>
    <w:rsid w:val="00284173"/>
    <w:rsid w:val="002847A2"/>
    <w:rsid w:val="002853EB"/>
    <w:rsid w:val="00286A95"/>
    <w:rsid w:val="002877AC"/>
    <w:rsid w:val="00287B12"/>
    <w:rsid w:val="002901B7"/>
    <w:rsid w:val="00290D9B"/>
    <w:rsid w:val="002926D2"/>
    <w:rsid w:val="00292CB2"/>
    <w:rsid w:val="00293247"/>
    <w:rsid w:val="00294F53"/>
    <w:rsid w:val="00295645"/>
    <w:rsid w:val="0029622A"/>
    <w:rsid w:val="00297180"/>
    <w:rsid w:val="00297825"/>
    <w:rsid w:val="00297EF5"/>
    <w:rsid w:val="002A0769"/>
    <w:rsid w:val="002A20A7"/>
    <w:rsid w:val="002A3451"/>
    <w:rsid w:val="002A42C2"/>
    <w:rsid w:val="002A4EEC"/>
    <w:rsid w:val="002A659F"/>
    <w:rsid w:val="002A6D49"/>
    <w:rsid w:val="002A7797"/>
    <w:rsid w:val="002A7F7E"/>
    <w:rsid w:val="002B06EC"/>
    <w:rsid w:val="002B10D1"/>
    <w:rsid w:val="002B153E"/>
    <w:rsid w:val="002B15AA"/>
    <w:rsid w:val="002B2168"/>
    <w:rsid w:val="002B3C5B"/>
    <w:rsid w:val="002B43F3"/>
    <w:rsid w:val="002B4B70"/>
    <w:rsid w:val="002B73E8"/>
    <w:rsid w:val="002C0F0E"/>
    <w:rsid w:val="002C201A"/>
    <w:rsid w:val="002C224B"/>
    <w:rsid w:val="002C506B"/>
    <w:rsid w:val="002C525E"/>
    <w:rsid w:val="002C573D"/>
    <w:rsid w:val="002C6305"/>
    <w:rsid w:val="002C6B5F"/>
    <w:rsid w:val="002C705B"/>
    <w:rsid w:val="002C711F"/>
    <w:rsid w:val="002C76AC"/>
    <w:rsid w:val="002D45B8"/>
    <w:rsid w:val="002D4883"/>
    <w:rsid w:val="002D5C9A"/>
    <w:rsid w:val="002D603D"/>
    <w:rsid w:val="002D62DE"/>
    <w:rsid w:val="002D67BE"/>
    <w:rsid w:val="002D7AE6"/>
    <w:rsid w:val="002E161A"/>
    <w:rsid w:val="002E1A07"/>
    <w:rsid w:val="002E24B6"/>
    <w:rsid w:val="002E263C"/>
    <w:rsid w:val="002E4021"/>
    <w:rsid w:val="002E6428"/>
    <w:rsid w:val="002E6C92"/>
    <w:rsid w:val="002F0009"/>
    <w:rsid w:val="002F1473"/>
    <w:rsid w:val="002F4D2A"/>
    <w:rsid w:val="002F5328"/>
    <w:rsid w:val="002F65AA"/>
    <w:rsid w:val="003010E0"/>
    <w:rsid w:val="0030160D"/>
    <w:rsid w:val="0030170F"/>
    <w:rsid w:val="003018EB"/>
    <w:rsid w:val="003025B0"/>
    <w:rsid w:val="00302C09"/>
    <w:rsid w:val="003032EA"/>
    <w:rsid w:val="00303D1F"/>
    <w:rsid w:val="00305910"/>
    <w:rsid w:val="003067E7"/>
    <w:rsid w:val="0030773A"/>
    <w:rsid w:val="00307C99"/>
    <w:rsid w:val="00307EE0"/>
    <w:rsid w:val="0031152C"/>
    <w:rsid w:val="0031211D"/>
    <w:rsid w:val="003132BA"/>
    <w:rsid w:val="003146E7"/>
    <w:rsid w:val="00315BED"/>
    <w:rsid w:val="0031718E"/>
    <w:rsid w:val="00320526"/>
    <w:rsid w:val="00322FAC"/>
    <w:rsid w:val="00323999"/>
    <w:rsid w:val="00324208"/>
    <w:rsid w:val="00326958"/>
    <w:rsid w:val="00327299"/>
    <w:rsid w:val="003272F1"/>
    <w:rsid w:val="00327C12"/>
    <w:rsid w:val="00330B4F"/>
    <w:rsid w:val="00330D55"/>
    <w:rsid w:val="00332D5A"/>
    <w:rsid w:val="00334735"/>
    <w:rsid w:val="00334A8E"/>
    <w:rsid w:val="00334BC3"/>
    <w:rsid w:val="00335709"/>
    <w:rsid w:val="0033607B"/>
    <w:rsid w:val="00336A9F"/>
    <w:rsid w:val="003403F1"/>
    <w:rsid w:val="0034112D"/>
    <w:rsid w:val="003411B5"/>
    <w:rsid w:val="00341635"/>
    <w:rsid w:val="00341EE0"/>
    <w:rsid w:val="00341FFF"/>
    <w:rsid w:val="003424B9"/>
    <w:rsid w:val="00345C5B"/>
    <w:rsid w:val="00345DE9"/>
    <w:rsid w:val="00347332"/>
    <w:rsid w:val="00351D2F"/>
    <w:rsid w:val="00352283"/>
    <w:rsid w:val="00355954"/>
    <w:rsid w:val="003605FA"/>
    <w:rsid w:val="003610A0"/>
    <w:rsid w:val="00362BFC"/>
    <w:rsid w:val="00363130"/>
    <w:rsid w:val="003631F7"/>
    <w:rsid w:val="003636AE"/>
    <w:rsid w:val="00367C1A"/>
    <w:rsid w:val="0037037B"/>
    <w:rsid w:val="00370838"/>
    <w:rsid w:val="00370A2E"/>
    <w:rsid w:val="00373A51"/>
    <w:rsid w:val="00374C2C"/>
    <w:rsid w:val="00382B18"/>
    <w:rsid w:val="0038428C"/>
    <w:rsid w:val="0038498A"/>
    <w:rsid w:val="0038649F"/>
    <w:rsid w:val="003941DA"/>
    <w:rsid w:val="0039455F"/>
    <w:rsid w:val="00395A48"/>
    <w:rsid w:val="003968E8"/>
    <w:rsid w:val="003A0F58"/>
    <w:rsid w:val="003A2D07"/>
    <w:rsid w:val="003A4784"/>
    <w:rsid w:val="003A503F"/>
    <w:rsid w:val="003A60C8"/>
    <w:rsid w:val="003A61EE"/>
    <w:rsid w:val="003A67D8"/>
    <w:rsid w:val="003A76D5"/>
    <w:rsid w:val="003B0B9A"/>
    <w:rsid w:val="003B0C69"/>
    <w:rsid w:val="003B129E"/>
    <w:rsid w:val="003B16F6"/>
    <w:rsid w:val="003B2409"/>
    <w:rsid w:val="003B25C4"/>
    <w:rsid w:val="003B2648"/>
    <w:rsid w:val="003B386D"/>
    <w:rsid w:val="003B4D68"/>
    <w:rsid w:val="003C1569"/>
    <w:rsid w:val="003C2F94"/>
    <w:rsid w:val="003C30C3"/>
    <w:rsid w:val="003C3122"/>
    <w:rsid w:val="003C4EF2"/>
    <w:rsid w:val="003C59BD"/>
    <w:rsid w:val="003C6540"/>
    <w:rsid w:val="003C71DC"/>
    <w:rsid w:val="003C789B"/>
    <w:rsid w:val="003C7B21"/>
    <w:rsid w:val="003C7FEE"/>
    <w:rsid w:val="003D0BAB"/>
    <w:rsid w:val="003D240A"/>
    <w:rsid w:val="003D2837"/>
    <w:rsid w:val="003D2A21"/>
    <w:rsid w:val="003D5542"/>
    <w:rsid w:val="003E1047"/>
    <w:rsid w:val="003E1904"/>
    <w:rsid w:val="003E2DAD"/>
    <w:rsid w:val="003E3F71"/>
    <w:rsid w:val="003E3F72"/>
    <w:rsid w:val="003E4C77"/>
    <w:rsid w:val="003E4F38"/>
    <w:rsid w:val="003E543B"/>
    <w:rsid w:val="003E55F2"/>
    <w:rsid w:val="003E5669"/>
    <w:rsid w:val="003E5712"/>
    <w:rsid w:val="003E708E"/>
    <w:rsid w:val="003F2100"/>
    <w:rsid w:val="003F2FE0"/>
    <w:rsid w:val="003F33CE"/>
    <w:rsid w:val="003F3C8F"/>
    <w:rsid w:val="003F517E"/>
    <w:rsid w:val="003F5201"/>
    <w:rsid w:val="003F61BB"/>
    <w:rsid w:val="003F7498"/>
    <w:rsid w:val="003F77E5"/>
    <w:rsid w:val="0040007E"/>
    <w:rsid w:val="00400197"/>
    <w:rsid w:val="004002E3"/>
    <w:rsid w:val="004006DE"/>
    <w:rsid w:val="00400CC0"/>
    <w:rsid w:val="00403179"/>
    <w:rsid w:val="00403360"/>
    <w:rsid w:val="00407B71"/>
    <w:rsid w:val="00412B2E"/>
    <w:rsid w:val="00412CA8"/>
    <w:rsid w:val="00412EE8"/>
    <w:rsid w:val="00413D96"/>
    <w:rsid w:val="00415D05"/>
    <w:rsid w:val="00416D50"/>
    <w:rsid w:val="00417AAA"/>
    <w:rsid w:val="004213FF"/>
    <w:rsid w:val="004219CC"/>
    <w:rsid w:val="00421B24"/>
    <w:rsid w:val="00423051"/>
    <w:rsid w:val="004242D5"/>
    <w:rsid w:val="00425AC6"/>
    <w:rsid w:val="004267B6"/>
    <w:rsid w:val="00426D6C"/>
    <w:rsid w:val="004320A6"/>
    <w:rsid w:val="004324B3"/>
    <w:rsid w:val="0043278D"/>
    <w:rsid w:val="004348DC"/>
    <w:rsid w:val="00436287"/>
    <w:rsid w:val="00436A45"/>
    <w:rsid w:val="00436E2A"/>
    <w:rsid w:val="00437B80"/>
    <w:rsid w:val="00441B48"/>
    <w:rsid w:val="00442842"/>
    <w:rsid w:val="00442A4C"/>
    <w:rsid w:val="00442C29"/>
    <w:rsid w:val="004447BD"/>
    <w:rsid w:val="0044510C"/>
    <w:rsid w:val="00445ADA"/>
    <w:rsid w:val="004462B4"/>
    <w:rsid w:val="004474AA"/>
    <w:rsid w:val="00450A73"/>
    <w:rsid w:val="00451513"/>
    <w:rsid w:val="00451802"/>
    <w:rsid w:val="004522F3"/>
    <w:rsid w:val="004535F0"/>
    <w:rsid w:val="004555AB"/>
    <w:rsid w:val="004556DF"/>
    <w:rsid w:val="00460ACB"/>
    <w:rsid w:val="00461D41"/>
    <w:rsid w:val="00461FD5"/>
    <w:rsid w:val="004637D0"/>
    <w:rsid w:val="00463B26"/>
    <w:rsid w:val="00463BC5"/>
    <w:rsid w:val="00465C7F"/>
    <w:rsid w:val="004678AA"/>
    <w:rsid w:val="004706EE"/>
    <w:rsid w:val="00470AEB"/>
    <w:rsid w:val="0047354A"/>
    <w:rsid w:val="00473A7B"/>
    <w:rsid w:val="00475DC1"/>
    <w:rsid w:val="00477880"/>
    <w:rsid w:val="00477EFB"/>
    <w:rsid w:val="00481BA2"/>
    <w:rsid w:val="0048278A"/>
    <w:rsid w:val="00483085"/>
    <w:rsid w:val="004834F2"/>
    <w:rsid w:val="00484D4E"/>
    <w:rsid w:val="00485EFA"/>
    <w:rsid w:val="004865E5"/>
    <w:rsid w:val="00486DDD"/>
    <w:rsid w:val="00487003"/>
    <w:rsid w:val="00491279"/>
    <w:rsid w:val="00493EBD"/>
    <w:rsid w:val="00496601"/>
    <w:rsid w:val="00496A6F"/>
    <w:rsid w:val="004A2291"/>
    <w:rsid w:val="004A3112"/>
    <w:rsid w:val="004A3623"/>
    <w:rsid w:val="004A3FFD"/>
    <w:rsid w:val="004A5CE2"/>
    <w:rsid w:val="004A64F8"/>
    <w:rsid w:val="004A72AE"/>
    <w:rsid w:val="004A7F10"/>
    <w:rsid w:val="004B039A"/>
    <w:rsid w:val="004B0BDE"/>
    <w:rsid w:val="004B0FC7"/>
    <w:rsid w:val="004B121E"/>
    <w:rsid w:val="004B1BF2"/>
    <w:rsid w:val="004B1DA8"/>
    <w:rsid w:val="004B3124"/>
    <w:rsid w:val="004B3D02"/>
    <w:rsid w:val="004B4BE1"/>
    <w:rsid w:val="004B5AA6"/>
    <w:rsid w:val="004B774E"/>
    <w:rsid w:val="004C063C"/>
    <w:rsid w:val="004C1B32"/>
    <w:rsid w:val="004C4891"/>
    <w:rsid w:val="004C5950"/>
    <w:rsid w:val="004C5A6A"/>
    <w:rsid w:val="004C613B"/>
    <w:rsid w:val="004C670D"/>
    <w:rsid w:val="004C7F2E"/>
    <w:rsid w:val="004C7F73"/>
    <w:rsid w:val="004D05E3"/>
    <w:rsid w:val="004D140F"/>
    <w:rsid w:val="004D3A36"/>
    <w:rsid w:val="004D3D1E"/>
    <w:rsid w:val="004D3ECA"/>
    <w:rsid w:val="004D40FF"/>
    <w:rsid w:val="004D4F0B"/>
    <w:rsid w:val="004D55C3"/>
    <w:rsid w:val="004D5E57"/>
    <w:rsid w:val="004D71FA"/>
    <w:rsid w:val="004D7859"/>
    <w:rsid w:val="004D7996"/>
    <w:rsid w:val="004E1983"/>
    <w:rsid w:val="004E1C0A"/>
    <w:rsid w:val="004E3E3E"/>
    <w:rsid w:val="004E647A"/>
    <w:rsid w:val="004E6482"/>
    <w:rsid w:val="004E763B"/>
    <w:rsid w:val="004E77EF"/>
    <w:rsid w:val="004E7C6E"/>
    <w:rsid w:val="004E7FED"/>
    <w:rsid w:val="004F1475"/>
    <w:rsid w:val="004F18F9"/>
    <w:rsid w:val="004F41CD"/>
    <w:rsid w:val="004F523E"/>
    <w:rsid w:val="004F5401"/>
    <w:rsid w:val="004F67ED"/>
    <w:rsid w:val="004F6BB0"/>
    <w:rsid w:val="004F6CE6"/>
    <w:rsid w:val="004F7141"/>
    <w:rsid w:val="004F7A42"/>
    <w:rsid w:val="004F7DA2"/>
    <w:rsid w:val="00500DFF"/>
    <w:rsid w:val="005010F7"/>
    <w:rsid w:val="00501A89"/>
    <w:rsid w:val="00501C79"/>
    <w:rsid w:val="005026F9"/>
    <w:rsid w:val="0050471E"/>
    <w:rsid w:val="00505D21"/>
    <w:rsid w:val="00506C94"/>
    <w:rsid w:val="005077DF"/>
    <w:rsid w:val="00507C70"/>
    <w:rsid w:val="00507CA3"/>
    <w:rsid w:val="00513208"/>
    <w:rsid w:val="00513C37"/>
    <w:rsid w:val="00514224"/>
    <w:rsid w:val="00517DBB"/>
    <w:rsid w:val="00520732"/>
    <w:rsid w:val="00520803"/>
    <w:rsid w:val="00520B3A"/>
    <w:rsid w:val="00521086"/>
    <w:rsid w:val="00521271"/>
    <w:rsid w:val="00521E91"/>
    <w:rsid w:val="005222D9"/>
    <w:rsid w:val="005229B5"/>
    <w:rsid w:val="00523759"/>
    <w:rsid w:val="00523F61"/>
    <w:rsid w:val="005253A1"/>
    <w:rsid w:val="00526B02"/>
    <w:rsid w:val="00527ACB"/>
    <w:rsid w:val="00530805"/>
    <w:rsid w:val="00531E52"/>
    <w:rsid w:val="0053222A"/>
    <w:rsid w:val="005327E8"/>
    <w:rsid w:val="00532A05"/>
    <w:rsid w:val="0053425A"/>
    <w:rsid w:val="00534D4E"/>
    <w:rsid w:val="005401CD"/>
    <w:rsid w:val="00540398"/>
    <w:rsid w:val="00540D26"/>
    <w:rsid w:val="00541D20"/>
    <w:rsid w:val="005422DD"/>
    <w:rsid w:val="00543D76"/>
    <w:rsid w:val="00543E5B"/>
    <w:rsid w:val="005449E8"/>
    <w:rsid w:val="00544D95"/>
    <w:rsid w:val="00545A12"/>
    <w:rsid w:val="00550E47"/>
    <w:rsid w:val="00551B35"/>
    <w:rsid w:val="00555B0B"/>
    <w:rsid w:val="005566E4"/>
    <w:rsid w:val="00557CC5"/>
    <w:rsid w:val="00562996"/>
    <w:rsid w:val="00562A01"/>
    <w:rsid w:val="00562DD4"/>
    <w:rsid w:val="005635E7"/>
    <w:rsid w:val="0056525B"/>
    <w:rsid w:val="005661CA"/>
    <w:rsid w:val="00566736"/>
    <w:rsid w:val="005678D2"/>
    <w:rsid w:val="0057095D"/>
    <w:rsid w:val="005730BD"/>
    <w:rsid w:val="0057343B"/>
    <w:rsid w:val="005760C2"/>
    <w:rsid w:val="00580674"/>
    <w:rsid w:val="00581118"/>
    <w:rsid w:val="00581681"/>
    <w:rsid w:val="0058178D"/>
    <w:rsid w:val="00584FB0"/>
    <w:rsid w:val="005855E0"/>
    <w:rsid w:val="00585D5F"/>
    <w:rsid w:val="00587616"/>
    <w:rsid w:val="00590227"/>
    <w:rsid w:val="005914A5"/>
    <w:rsid w:val="00592BDF"/>
    <w:rsid w:val="00592FA9"/>
    <w:rsid w:val="00593BE8"/>
    <w:rsid w:val="005959D4"/>
    <w:rsid w:val="00597167"/>
    <w:rsid w:val="00597EBD"/>
    <w:rsid w:val="005A0DA0"/>
    <w:rsid w:val="005A4AEE"/>
    <w:rsid w:val="005A68CD"/>
    <w:rsid w:val="005A6F0C"/>
    <w:rsid w:val="005A7652"/>
    <w:rsid w:val="005B0933"/>
    <w:rsid w:val="005B2911"/>
    <w:rsid w:val="005B3234"/>
    <w:rsid w:val="005B3384"/>
    <w:rsid w:val="005B3979"/>
    <w:rsid w:val="005B6111"/>
    <w:rsid w:val="005B7232"/>
    <w:rsid w:val="005B7773"/>
    <w:rsid w:val="005C04C7"/>
    <w:rsid w:val="005C087A"/>
    <w:rsid w:val="005C1E87"/>
    <w:rsid w:val="005C397E"/>
    <w:rsid w:val="005C3C68"/>
    <w:rsid w:val="005C4509"/>
    <w:rsid w:val="005C474F"/>
    <w:rsid w:val="005C5811"/>
    <w:rsid w:val="005C6679"/>
    <w:rsid w:val="005D11C5"/>
    <w:rsid w:val="005D1ABA"/>
    <w:rsid w:val="005D2A59"/>
    <w:rsid w:val="005D2F85"/>
    <w:rsid w:val="005D4113"/>
    <w:rsid w:val="005D4D3F"/>
    <w:rsid w:val="005D4ED2"/>
    <w:rsid w:val="005D729E"/>
    <w:rsid w:val="005D75EF"/>
    <w:rsid w:val="005E0132"/>
    <w:rsid w:val="005E0D24"/>
    <w:rsid w:val="005E1D20"/>
    <w:rsid w:val="005E3CFE"/>
    <w:rsid w:val="005E535D"/>
    <w:rsid w:val="005E64D6"/>
    <w:rsid w:val="005E6574"/>
    <w:rsid w:val="005F266B"/>
    <w:rsid w:val="005F3E31"/>
    <w:rsid w:val="005F547A"/>
    <w:rsid w:val="005F5B1C"/>
    <w:rsid w:val="005F6E73"/>
    <w:rsid w:val="005F7594"/>
    <w:rsid w:val="00600633"/>
    <w:rsid w:val="00602A84"/>
    <w:rsid w:val="00603212"/>
    <w:rsid w:val="00604798"/>
    <w:rsid w:val="00610349"/>
    <w:rsid w:val="006117D7"/>
    <w:rsid w:val="0061661F"/>
    <w:rsid w:val="00617FA2"/>
    <w:rsid w:val="00622153"/>
    <w:rsid w:val="006222EB"/>
    <w:rsid w:val="00622C9B"/>
    <w:rsid w:val="00623530"/>
    <w:rsid w:val="00624B0D"/>
    <w:rsid w:val="00624B6A"/>
    <w:rsid w:val="00625A78"/>
    <w:rsid w:val="006309AE"/>
    <w:rsid w:val="00631CCA"/>
    <w:rsid w:val="00632652"/>
    <w:rsid w:val="00635C03"/>
    <w:rsid w:val="006364E9"/>
    <w:rsid w:val="0063661D"/>
    <w:rsid w:val="00636F9A"/>
    <w:rsid w:val="00640576"/>
    <w:rsid w:val="00641FCF"/>
    <w:rsid w:val="006436D6"/>
    <w:rsid w:val="00644545"/>
    <w:rsid w:val="00646922"/>
    <w:rsid w:val="00646F54"/>
    <w:rsid w:val="00647F3D"/>
    <w:rsid w:val="006506DC"/>
    <w:rsid w:val="00651112"/>
    <w:rsid w:val="006512F1"/>
    <w:rsid w:val="006527AE"/>
    <w:rsid w:val="0065422C"/>
    <w:rsid w:val="006570DD"/>
    <w:rsid w:val="00660456"/>
    <w:rsid w:val="00661914"/>
    <w:rsid w:val="006624C1"/>
    <w:rsid w:val="006624E2"/>
    <w:rsid w:val="006638B0"/>
    <w:rsid w:val="006642D9"/>
    <w:rsid w:val="0066481D"/>
    <w:rsid w:val="00670563"/>
    <w:rsid w:val="00670A0A"/>
    <w:rsid w:val="00671F59"/>
    <w:rsid w:val="00672B56"/>
    <w:rsid w:val="00673E04"/>
    <w:rsid w:val="006740E8"/>
    <w:rsid w:val="00683754"/>
    <w:rsid w:val="006849FB"/>
    <w:rsid w:val="0068516F"/>
    <w:rsid w:val="006902B5"/>
    <w:rsid w:val="006905B9"/>
    <w:rsid w:val="006910D4"/>
    <w:rsid w:val="006914CF"/>
    <w:rsid w:val="00692590"/>
    <w:rsid w:val="00694BEC"/>
    <w:rsid w:val="00695505"/>
    <w:rsid w:val="00697627"/>
    <w:rsid w:val="00697BEA"/>
    <w:rsid w:val="006A14EA"/>
    <w:rsid w:val="006A1F8C"/>
    <w:rsid w:val="006A3FA4"/>
    <w:rsid w:val="006A5FEA"/>
    <w:rsid w:val="006A64AF"/>
    <w:rsid w:val="006A6643"/>
    <w:rsid w:val="006A6975"/>
    <w:rsid w:val="006B1609"/>
    <w:rsid w:val="006B3FCF"/>
    <w:rsid w:val="006B569D"/>
    <w:rsid w:val="006B68E0"/>
    <w:rsid w:val="006B7BF5"/>
    <w:rsid w:val="006C171B"/>
    <w:rsid w:val="006C2013"/>
    <w:rsid w:val="006C6633"/>
    <w:rsid w:val="006C6F69"/>
    <w:rsid w:val="006C7C97"/>
    <w:rsid w:val="006D0B8E"/>
    <w:rsid w:val="006D1E1D"/>
    <w:rsid w:val="006D442A"/>
    <w:rsid w:val="006D4E8B"/>
    <w:rsid w:val="006D6E51"/>
    <w:rsid w:val="006E09AB"/>
    <w:rsid w:val="006E2835"/>
    <w:rsid w:val="006E36E1"/>
    <w:rsid w:val="006E6487"/>
    <w:rsid w:val="006E6FE2"/>
    <w:rsid w:val="006F0CA3"/>
    <w:rsid w:val="006F0F8C"/>
    <w:rsid w:val="006F107F"/>
    <w:rsid w:val="006F1D41"/>
    <w:rsid w:val="006F1D89"/>
    <w:rsid w:val="006F2F3D"/>
    <w:rsid w:val="006F33E9"/>
    <w:rsid w:val="006F3BD9"/>
    <w:rsid w:val="006F6A0F"/>
    <w:rsid w:val="006F6CAD"/>
    <w:rsid w:val="006F7560"/>
    <w:rsid w:val="006F7834"/>
    <w:rsid w:val="0070022B"/>
    <w:rsid w:val="00701DD1"/>
    <w:rsid w:val="00702C71"/>
    <w:rsid w:val="00705AF1"/>
    <w:rsid w:val="00706C65"/>
    <w:rsid w:val="00707E38"/>
    <w:rsid w:val="0071133F"/>
    <w:rsid w:val="007115C0"/>
    <w:rsid w:val="00711E20"/>
    <w:rsid w:val="00712431"/>
    <w:rsid w:val="00712E35"/>
    <w:rsid w:val="00713500"/>
    <w:rsid w:val="0071413F"/>
    <w:rsid w:val="0071636A"/>
    <w:rsid w:val="00717C5B"/>
    <w:rsid w:val="00717D62"/>
    <w:rsid w:val="00720B9F"/>
    <w:rsid w:val="00721B2C"/>
    <w:rsid w:val="00724AAB"/>
    <w:rsid w:val="00725741"/>
    <w:rsid w:val="0073157C"/>
    <w:rsid w:val="00731603"/>
    <w:rsid w:val="007316D6"/>
    <w:rsid w:val="0073245D"/>
    <w:rsid w:val="007337C0"/>
    <w:rsid w:val="00734DBD"/>
    <w:rsid w:val="007368D1"/>
    <w:rsid w:val="00736CD4"/>
    <w:rsid w:val="00740B4E"/>
    <w:rsid w:val="0074131C"/>
    <w:rsid w:val="007435A5"/>
    <w:rsid w:val="00746A48"/>
    <w:rsid w:val="0074751F"/>
    <w:rsid w:val="007510A2"/>
    <w:rsid w:val="00751377"/>
    <w:rsid w:val="00751820"/>
    <w:rsid w:val="00751F6B"/>
    <w:rsid w:val="00755BC9"/>
    <w:rsid w:val="00756B9F"/>
    <w:rsid w:val="0075733B"/>
    <w:rsid w:val="00761400"/>
    <w:rsid w:val="00761894"/>
    <w:rsid w:val="007626E3"/>
    <w:rsid w:val="00763D35"/>
    <w:rsid w:val="00765873"/>
    <w:rsid w:val="00767608"/>
    <w:rsid w:val="00767C82"/>
    <w:rsid w:val="00767FE1"/>
    <w:rsid w:val="00770732"/>
    <w:rsid w:val="00772712"/>
    <w:rsid w:val="00773143"/>
    <w:rsid w:val="007766D2"/>
    <w:rsid w:val="00780455"/>
    <w:rsid w:val="00780552"/>
    <w:rsid w:val="00780E09"/>
    <w:rsid w:val="00782036"/>
    <w:rsid w:val="00782165"/>
    <w:rsid w:val="007821E4"/>
    <w:rsid w:val="00782A10"/>
    <w:rsid w:val="0078385C"/>
    <w:rsid w:val="00787A35"/>
    <w:rsid w:val="00791FBC"/>
    <w:rsid w:val="00792CD4"/>
    <w:rsid w:val="00796526"/>
    <w:rsid w:val="007968EA"/>
    <w:rsid w:val="00796CC3"/>
    <w:rsid w:val="007A0F90"/>
    <w:rsid w:val="007A0FCA"/>
    <w:rsid w:val="007A1A08"/>
    <w:rsid w:val="007A2183"/>
    <w:rsid w:val="007A2E31"/>
    <w:rsid w:val="007A3B88"/>
    <w:rsid w:val="007A4AC5"/>
    <w:rsid w:val="007A56C5"/>
    <w:rsid w:val="007A68BC"/>
    <w:rsid w:val="007A7023"/>
    <w:rsid w:val="007A781E"/>
    <w:rsid w:val="007A7E41"/>
    <w:rsid w:val="007B05F4"/>
    <w:rsid w:val="007B0B0F"/>
    <w:rsid w:val="007B0FDD"/>
    <w:rsid w:val="007B1172"/>
    <w:rsid w:val="007B13EA"/>
    <w:rsid w:val="007B166B"/>
    <w:rsid w:val="007B2547"/>
    <w:rsid w:val="007B2E8D"/>
    <w:rsid w:val="007B3F46"/>
    <w:rsid w:val="007B44ED"/>
    <w:rsid w:val="007B532F"/>
    <w:rsid w:val="007B583B"/>
    <w:rsid w:val="007B6451"/>
    <w:rsid w:val="007B66FA"/>
    <w:rsid w:val="007B6B0A"/>
    <w:rsid w:val="007C0DD6"/>
    <w:rsid w:val="007C16E9"/>
    <w:rsid w:val="007C2E82"/>
    <w:rsid w:val="007C332F"/>
    <w:rsid w:val="007C3966"/>
    <w:rsid w:val="007C39ED"/>
    <w:rsid w:val="007C532C"/>
    <w:rsid w:val="007C7694"/>
    <w:rsid w:val="007D0B19"/>
    <w:rsid w:val="007D2D77"/>
    <w:rsid w:val="007D2F17"/>
    <w:rsid w:val="007D5796"/>
    <w:rsid w:val="007D61FF"/>
    <w:rsid w:val="007D62D8"/>
    <w:rsid w:val="007D68FB"/>
    <w:rsid w:val="007D7DCA"/>
    <w:rsid w:val="007E179F"/>
    <w:rsid w:val="007E2228"/>
    <w:rsid w:val="007E3CC9"/>
    <w:rsid w:val="007E57A3"/>
    <w:rsid w:val="007E647F"/>
    <w:rsid w:val="007F087E"/>
    <w:rsid w:val="007F08A2"/>
    <w:rsid w:val="007F2CAD"/>
    <w:rsid w:val="007F31AB"/>
    <w:rsid w:val="007F4ABB"/>
    <w:rsid w:val="007F4C61"/>
    <w:rsid w:val="007F56A6"/>
    <w:rsid w:val="007F5FF3"/>
    <w:rsid w:val="007F7459"/>
    <w:rsid w:val="00801153"/>
    <w:rsid w:val="0080149A"/>
    <w:rsid w:val="008016E2"/>
    <w:rsid w:val="00801C77"/>
    <w:rsid w:val="00802877"/>
    <w:rsid w:val="00802E5E"/>
    <w:rsid w:val="008037FA"/>
    <w:rsid w:val="00804F54"/>
    <w:rsid w:val="00805C36"/>
    <w:rsid w:val="008061E1"/>
    <w:rsid w:val="00806502"/>
    <w:rsid w:val="00806731"/>
    <w:rsid w:val="00807174"/>
    <w:rsid w:val="00807743"/>
    <w:rsid w:val="00807DCF"/>
    <w:rsid w:val="00810DF7"/>
    <w:rsid w:val="008113B6"/>
    <w:rsid w:val="00813253"/>
    <w:rsid w:val="00813BD7"/>
    <w:rsid w:val="00815649"/>
    <w:rsid w:val="008201C4"/>
    <w:rsid w:val="00820A1A"/>
    <w:rsid w:val="00821D41"/>
    <w:rsid w:val="00822706"/>
    <w:rsid w:val="008228D3"/>
    <w:rsid w:val="00824196"/>
    <w:rsid w:val="008241D8"/>
    <w:rsid w:val="00825447"/>
    <w:rsid w:val="00825B9C"/>
    <w:rsid w:val="00827B08"/>
    <w:rsid w:val="0083045A"/>
    <w:rsid w:val="008309C4"/>
    <w:rsid w:val="00830FDB"/>
    <w:rsid w:val="008325EF"/>
    <w:rsid w:val="00832838"/>
    <w:rsid w:val="00833DDF"/>
    <w:rsid w:val="00834AC5"/>
    <w:rsid w:val="008352BB"/>
    <w:rsid w:val="00835326"/>
    <w:rsid w:val="00835972"/>
    <w:rsid w:val="00836E4A"/>
    <w:rsid w:val="0083736A"/>
    <w:rsid w:val="00841233"/>
    <w:rsid w:val="00841287"/>
    <w:rsid w:val="00843AC3"/>
    <w:rsid w:val="008444A7"/>
    <w:rsid w:val="0084660E"/>
    <w:rsid w:val="00846D1B"/>
    <w:rsid w:val="00847F53"/>
    <w:rsid w:val="00852577"/>
    <w:rsid w:val="00852C0E"/>
    <w:rsid w:val="00852E73"/>
    <w:rsid w:val="00853C38"/>
    <w:rsid w:val="008548EC"/>
    <w:rsid w:val="0085722C"/>
    <w:rsid w:val="00857A41"/>
    <w:rsid w:val="00865C3C"/>
    <w:rsid w:val="00865CE2"/>
    <w:rsid w:val="00866522"/>
    <w:rsid w:val="0086674D"/>
    <w:rsid w:val="00866B02"/>
    <w:rsid w:val="00867D75"/>
    <w:rsid w:val="00867FCA"/>
    <w:rsid w:val="008701C3"/>
    <w:rsid w:val="0087307D"/>
    <w:rsid w:val="00874DC6"/>
    <w:rsid w:val="00876CDC"/>
    <w:rsid w:val="00877390"/>
    <w:rsid w:val="00877A1A"/>
    <w:rsid w:val="00880336"/>
    <w:rsid w:val="00882375"/>
    <w:rsid w:val="00882699"/>
    <w:rsid w:val="00882799"/>
    <w:rsid w:val="00883B9A"/>
    <w:rsid w:val="008872AC"/>
    <w:rsid w:val="00892C2A"/>
    <w:rsid w:val="008942F6"/>
    <w:rsid w:val="008954C9"/>
    <w:rsid w:val="008963E8"/>
    <w:rsid w:val="00896D80"/>
    <w:rsid w:val="00897253"/>
    <w:rsid w:val="008A01A3"/>
    <w:rsid w:val="008A1A31"/>
    <w:rsid w:val="008A2401"/>
    <w:rsid w:val="008A2C18"/>
    <w:rsid w:val="008A6DE4"/>
    <w:rsid w:val="008B01A1"/>
    <w:rsid w:val="008B2EE8"/>
    <w:rsid w:val="008B3368"/>
    <w:rsid w:val="008B466B"/>
    <w:rsid w:val="008B59B2"/>
    <w:rsid w:val="008C0180"/>
    <w:rsid w:val="008C24AA"/>
    <w:rsid w:val="008C30BB"/>
    <w:rsid w:val="008C4487"/>
    <w:rsid w:val="008C4C95"/>
    <w:rsid w:val="008C70B6"/>
    <w:rsid w:val="008D3C5D"/>
    <w:rsid w:val="008D5779"/>
    <w:rsid w:val="008E2854"/>
    <w:rsid w:val="008E450E"/>
    <w:rsid w:val="008E56B6"/>
    <w:rsid w:val="008E6656"/>
    <w:rsid w:val="008F0C8B"/>
    <w:rsid w:val="008F1F96"/>
    <w:rsid w:val="008F37B4"/>
    <w:rsid w:val="008F380E"/>
    <w:rsid w:val="008F4DE8"/>
    <w:rsid w:val="008F6454"/>
    <w:rsid w:val="008F685C"/>
    <w:rsid w:val="008F6B03"/>
    <w:rsid w:val="008F6DC3"/>
    <w:rsid w:val="008F753F"/>
    <w:rsid w:val="008F7A8F"/>
    <w:rsid w:val="008F7D9F"/>
    <w:rsid w:val="0090172D"/>
    <w:rsid w:val="00902416"/>
    <w:rsid w:val="00902692"/>
    <w:rsid w:val="009031CE"/>
    <w:rsid w:val="00907B7D"/>
    <w:rsid w:val="00911514"/>
    <w:rsid w:val="00911B7E"/>
    <w:rsid w:val="00912D22"/>
    <w:rsid w:val="00917AE7"/>
    <w:rsid w:val="00917D61"/>
    <w:rsid w:val="00921459"/>
    <w:rsid w:val="009220E5"/>
    <w:rsid w:val="00922D37"/>
    <w:rsid w:val="00923D6A"/>
    <w:rsid w:val="00923DAD"/>
    <w:rsid w:val="00923F6B"/>
    <w:rsid w:val="00924432"/>
    <w:rsid w:val="00932F14"/>
    <w:rsid w:val="00933130"/>
    <w:rsid w:val="009353BF"/>
    <w:rsid w:val="0094024D"/>
    <w:rsid w:val="00941ECC"/>
    <w:rsid w:val="00943C32"/>
    <w:rsid w:val="00945F47"/>
    <w:rsid w:val="0094609B"/>
    <w:rsid w:val="0094612C"/>
    <w:rsid w:val="0094652A"/>
    <w:rsid w:val="00947203"/>
    <w:rsid w:val="009510FA"/>
    <w:rsid w:val="009536D0"/>
    <w:rsid w:val="0096029C"/>
    <w:rsid w:val="0096358C"/>
    <w:rsid w:val="00965885"/>
    <w:rsid w:val="009665F1"/>
    <w:rsid w:val="0097296D"/>
    <w:rsid w:val="009729AF"/>
    <w:rsid w:val="009759DA"/>
    <w:rsid w:val="00977CA6"/>
    <w:rsid w:val="0098038C"/>
    <w:rsid w:val="00980811"/>
    <w:rsid w:val="0098165D"/>
    <w:rsid w:val="00981867"/>
    <w:rsid w:val="00981E56"/>
    <w:rsid w:val="009821CC"/>
    <w:rsid w:val="0098244E"/>
    <w:rsid w:val="009824D2"/>
    <w:rsid w:val="00984BF6"/>
    <w:rsid w:val="0098513A"/>
    <w:rsid w:val="00987F93"/>
    <w:rsid w:val="00991598"/>
    <w:rsid w:val="00994111"/>
    <w:rsid w:val="009949C0"/>
    <w:rsid w:val="00994D41"/>
    <w:rsid w:val="00994F28"/>
    <w:rsid w:val="00995BEE"/>
    <w:rsid w:val="009965D6"/>
    <w:rsid w:val="009968F7"/>
    <w:rsid w:val="009A16E5"/>
    <w:rsid w:val="009A1B8F"/>
    <w:rsid w:val="009A306E"/>
    <w:rsid w:val="009A3477"/>
    <w:rsid w:val="009A3C7C"/>
    <w:rsid w:val="009A44EB"/>
    <w:rsid w:val="009A4630"/>
    <w:rsid w:val="009A5DF9"/>
    <w:rsid w:val="009A70D3"/>
    <w:rsid w:val="009A7AA9"/>
    <w:rsid w:val="009A7EFF"/>
    <w:rsid w:val="009B101F"/>
    <w:rsid w:val="009B428E"/>
    <w:rsid w:val="009B4F09"/>
    <w:rsid w:val="009B5199"/>
    <w:rsid w:val="009B5347"/>
    <w:rsid w:val="009B64B3"/>
    <w:rsid w:val="009B6B56"/>
    <w:rsid w:val="009C0455"/>
    <w:rsid w:val="009C04F2"/>
    <w:rsid w:val="009C2AD2"/>
    <w:rsid w:val="009C2C9D"/>
    <w:rsid w:val="009C751E"/>
    <w:rsid w:val="009D198B"/>
    <w:rsid w:val="009D1C24"/>
    <w:rsid w:val="009D35A7"/>
    <w:rsid w:val="009D4F6A"/>
    <w:rsid w:val="009D671F"/>
    <w:rsid w:val="009E139A"/>
    <w:rsid w:val="009E69D8"/>
    <w:rsid w:val="009E6F8B"/>
    <w:rsid w:val="009E758B"/>
    <w:rsid w:val="009F087F"/>
    <w:rsid w:val="009F0B84"/>
    <w:rsid w:val="009F1B9C"/>
    <w:rsid w:val="009F20D4"/>
    <w:rsid w:val="009F2110"/>
    <w:rsid w:val="009F3425"/>
    <w:rsid w:val="009F3D79"/>
    <w:rsid w:val="009F3E16"/>
    <w:rsid w:val="009F4D79"/>
    <w:rsid w:val="009F61F7"/>
    <w:rsid w:val="009F7882"/>
    <w:rsid w:val="00A008DB"/>
    <w:rsid w:val="00A00CE1"/>
    <w:rsid w:val="00A015AA"/>
    <w:rsid w:val="00A027C2"/>
    <w:rsid w:val="00A0308C"/>
    <w:rsid w:val="00A03EA4"/>
    <w:rsid w:val="00A04614"/>
    <w:rsid w:val="00A04B46"/>
    <w:rsid w:val="00A07DB5"/>
    <w:rsid w:val="00A10999"/>
    <w:rsid w:val="00A10AE8"/>
    <w:rsid w:val="00A113EC"/>
    <w:rsid w:val="00A11C72"/>
    <w:rsid w:val="00A12949"/>
    <w:rsid w:val="00A12BA2"/>
    <w:rsid w:val="00A14EAF"/>
    <w:rsid w:val="00A15216"/>
    <w:rsid w:val="00A16901"/>
    <w:rsid w:val="00A20D37"/>
    <w:rsid w:val="00A21029"/>
    <w:rsid w:val="00A2216D"/>
    <w:rsid w:val="00A24AD6"/>
    <w:rsid w:val="00A27C4F"/>
    <w:rsid w:val="00A30394"/>
    <w:rsid w:val="00A31C33"/>
    <w:rsid w:val="00A32F0A"/>
    <w:rsid w:val="00A33154"/>
    <w:rsid w:val="00A33BFF"/>
    <w:rsid w:val="00A34D9C"/>
    <w:rsid w:val="00A350B5"/>
    <w:rsid w:val="00A35CDE"/>
    <w:rsid w:val="00A35F32"/>
    <w:rsid w:val="00A36638"/>
    <w:rsid w:val="00A3788E"/>
    <w:rsid w:val="00A37D2A"/>
    <w:rsid w:val="00A412EE"/>
    <w:rsid w:val="00A419DF"/>
    <w:rsid w:val="00A42E76"/>
    <w:rsid w:val="00A438EA"/>
    <w:rsid w:val="00A43DB0"/>
    <w:rsid w:val="00A446DC"/>
    <w:rsid w:val="00A44B2E"/>
    <w:rsid w:val="00A44EEA"/>
    <w:rsid w:val="00A4504B"/>
    <w:rsid w:val="00A465EB"/>
    <w:rsid w:val="00A4692F"/>
    <w:rsid w:val="00A4773C"/>
    <w:rsid w:val="00A50ADB"/>
    <w:rsid w:val="00A50ADE"/>
    <w:rsid w:val="00A51171"/>
    <w:rsid w:val="00A518B4"/>
    <w:rsid w:val="00A53338"/>
    <w:rsid w:val="00A53874"/>
    <w:rsid w:val="00A543E0"/>
    <w:rsid w:val="00A545D4"/>
    <w:rsid w:val="00A54D46"/>
    <w:rsid w:val="00A552A4"/>
    <w:rsid w:val="00A560B6"/>
    <w:rsid w:val="00A56954"/>
    <w:rsid w:val="00A61178"/>
    <w:rsid w:val="00A61248"/>
    <w:rsid w:val="00A61BBF"/>
    <w:rsid w:val="00A61EC8"/>
    <w:rsid w:val="00A62432"/>
    <w:rsid w:val="00A62E91"/>
    <w:rsid w:val="00A63D52"/>
    <w:rsid w:val="00A65E31"/>
    <w:rsid w:val="00A6699C"/>
    <w:rsid w:val="00A66C4A"/>
    <w:rsid w:val="00A671B5"/>
    <w:rsid w:val="00A67509"/>
    <w:rsid w:val="00A70608"/>
    <w:rsid w:val="00A70D04"/>
    <w:rsid w:val="00A73197"/>
    <w:rsid w:val="00A73EE6"/>
    <w:rsid w:val="00A74717"/>
    <w:rsid w:val="00A76215"/>
    <w:rsid w:val="00A800AC"/>
    <w:rsid w:val="00A82D76"/>
    <w:rsid w:val="00A84525"/>
    <w:rsid w:val="00A849FB"/>
    <w:rsid w:val="00A86C7A"/>
    <w:rsid w:val="00A86CD1"/>
    <w:rsid w:val="00A87D97"/>
    <w:rsid w:val="00A90EC0"/>
    <w:rsid w:val="00A9153B"/>
    <w:rsid w:val="00A95D77"/>
    <w:rsid w:val="00A97BF0"/>
    <w:rsid w:val="00AA1329"/>
    <w:rsid w:val="00AA1454"/>
    <w:rsid w:val="00AA679E"/>
    <w:rsid w:val="00AA6F74"/>
    <w:rsid w:val="00AB0323"/>
    <w:rsid w:val="00AB0CD1"/>
    <w:rsid w:val="00AB11D9"/>
    <w:rsid w:val="00AB33ED"/>
    <w:rsid w:val="00AB3AE2"/>
    <w:rsid w:val="00AB42FE"/>
    <w:rsid w:val="00AB519A"/>
    <w:rsid w:val="00AB5DAD"/>
    <w:rsid w:val="00AC3279"/>
    <w:rsid w:val="00AC3B11"/>
    <w:rsid w:val="00AC3C87"/>
    <w:rsid w:val="00AC45E6"/>
    <w:rsid w:val="00AC69ED"/>
    <w:rsid w:val="00AC6AEF"/>
    <w:rsid w:val="00AC6B36"/>
    <w:rsid w:val="00AC7F9D"/>
    <w:rsid w:val="00AD0E7C"/>
    <w:rsid w:val="00AD2BEA"/>
    <w:rsid w:val="00AD3A01"/>
    <w:rsid w:val="00AD4C4F"/>
    <w:rsid w:val="00AD4C60"/>
    <w:rsid w:val="00AD4DC1"/>
    <w:rsid w:val="00AD5E07"/>
    <w:rsid w:val="00AD6704"/>
    <w:rsid w:val="00AD71A8"/>
    <w:rsid w:val="00AE003B"/>
    <w:rsid w:val="00AE2C66"/>
    <w:rsid w:val="00AE32F3"/>
    <w:rsid w:val="00AE3A88"/>
    <w:rsid w:val="00AE60AF"/>
    <w:rsid w:val="00AE6779"/>
    <w:rsid w:val="00AE6D0C"/>
    <w:rsid w:val="00AF09EE"/>
    <w:rsid w:val="00AF3EAB"/>
    <w:rsid w:val="00AF57E8"/>
    <w:rsid w:val="00AF684C"/>
    <w:rsid w:val="00AF7C5D"/>
    <w:rsid w:val="00B013A1"/>
    <w:rsid w:val="00B02311"/>
    <w:rsid w:val="00B03C58"/>
    <w:rsid w:val="00B04223"/>
    <w:rsid w:val="00B060CC"/>
    <w:rsid w:val="00B06C3C"/>
    <w:rsid w:val="00B0712C"/>
    <w:rsid w:val="00B122B2"/>
    <w:rsid w:val="00B12D90"/>
    <w:rsid w:val="00B13056"/>
    <w:rsid w:val="00B1399E"/>
    <w:rsid w:val="00B13E57"/>
    <w:rsid w:val="00B1483E"/>
    <w:rsid w:val="00B16B86"/>
    <w:rsid w:val="00B17B2C"/>
    <w:rsid w:val="00B17EE2"/>
    <w:rsid w:val="00B20292"/>
    <w:rsid w:val="00B206EA"/>
    <w:rsid w:val="00B215F0"/>
    <w:rsid w:val="00B22A70"/>
    <w:rsid w:val="00B25CE2"/>
    <w:rsid w:val="00B26F75"/>
    <w:rsid w:val="00B27A04"/>
    <w:rsid w:val="00B27FCB"/>
    <w:rsid w:val="00B305D8"/>
    <w:rsid w:val="00B31AF7"/>
    <w:rsid w:val="00B353F0"/>
    <w:rsid w:val="00B40C22"/>
    <w:rsid w:val="00B42D80"/>
    <w:rsid w:val="00B449ED"/>
    <w:rsid w:val="00B472A8"/>
    <w:rsid w:val="00B474F2"/>
    <w:rsid w:val="00B50171"/>
    <w:rsid w:val="00B515B1"/>
    <w:rsid w:val="00B51BDA"/>
    <w:rsid w:val="00B51D72"/>
    <w:rsid w:val="00B51DFA"/>
    <w:rsid w:val="00B60E7D"/>
    <w:rsid w:val="00B62206"/>
    <w:rsid w:val="00B62474"/>
    <w:rsid w:val="00B62749"/>
    <w:rsid w:val="00B63B42"/>
    <w:rsid w:val="00B64D7B"/>
    <w:rsid w:val="00B6684B"/>
    <w:rsid w:val="00B6733C"/>
    <w:rsid w:val="00B67A0F"/>
    <w:rsid w:val="00B715EF"/>
    <w:rsid w:val="00B71678"/>
    <w:rsid w:val="00B720CE"/>
    <w:rsid w:val="00B722DE"/>
    <w:rsid w:val="00B73C22"/>
    <w:rsid w:val="00B76860"/>
    <w:rsid w:val="00B806E9"/>
    <w:rsid w:val="00B82FA3"/>
    <w:rsid w:val="00B836A5"/>
    <w:rsid w:val="00B83B06"/>
    <w:rsid w:val="00B8412E"/>
    <w:rsid w:val="00B9069B"/>
    <w:rsid w:val="00B91A7C"/>
    <w:rsid w:val="00B91AFB"/>
    <w:rsid w:val="00B92496"/>
    <w:rsid w:val="00B93387"/>
    <w:rsid w:val="00B9451C"/>
    <w:rsid w:val="00B94920"/>
    <w:rsid w:val="00B949C6"/>
    <w:rsid w:val="00B95DEB"/>
    <w:rsid w:val="00B96F8E"/>
    <w:rsid w:val="00B9752D"/>
    <w:rsid w:val="00BA7467"/>
    <w:rsid w:val="00BB0FBA"/>
    <w:rsid w:val="00BB2F9B"/>
    <w:rsid w:val="00BB3BCA"/>
    <w:rsid w:val="00BB5F17"/>
    <w:rsid w:val="00BC0022"/>
    <w:rsid w:val="00BC0E97"/>
    <w:rsid w:val="00BC1147"/>
    <w:rsid w:val="00BC2913"/>
    <w:rsid w:val="00BC2F54"/>
    <w:rsid w:val="00BC36F0"/>
    <w:rsid w:val="00BC41B1"/>
    <w:rsid w:val="00BC5EF6"/>
    <w:rsid w:val="00BC780B"/>
    <w:rsid w:val="00BD0A62"/>
    <w:rsid w:val="00BD15D5"/>
    <w:rsid w:val="00BD1B03"/>
    <w:rsid w:val="00BD5155"/>
    <w:rsid w:val="00BD70EF"/>
    <w:rsid w:val="00BD71F4"/>
    <w:rsid w:val="00BE01D7"/>
    <w:rsid w:val="00BE06F1"/>
    <w:rsid w:val="00BE0CAF"/>
    <w:rsid w:val="00BE154C"/>
    <w:rsid w:val="00BE2E89"/>
    <w:rsid w:val="00BE3EEC"/>
    <w:rsid w:val="00BE6D3A"/>
    <w:rsid w:val="00BF0468"/>
    <w:rsid w:val="00BF0E48"/>
    <w:rsid w:val="00BF0F7A"/>
    <w:rsid w:val="00BF10BA"/>
    <w:rsid w:val="00BF1BBF"/>
    <w:rsid w:val="00BF2594"/>
    <w:rsid w:val="00BF2640"/>
    <w:rsid w:val="00BF2D2B"/>
    <w:rsid w:val="00BF5288"/>
    <w:rsid w:val="00BF582F"/>
    <w:rsid w:val="00BF67D7"/>
    <w:rsid w:val="00BF6A26"/>
    <w:rsid w:val="00BF7564"/>
    <w:rsid w:val="00BF7FF5"/>
    <w:rsid w:val="00C0033C"/>
    <w:rsid w:val="00C0046B"/>
    <w:rsid w:val="00C00783"/>
    <w:rsid w:val="00C0263F"/>
    <w:rsid w:val="00C02647"/>
    <w:rsid w:val="00C02A99"/>
    <w:rsid w:val="00C046D2"/>
    <w:rsid w:val="00C04A53"/>
    <w:rsid w:val="00C05078"/>
    <w:rsid w:val="00C05310"/>
    <w:rsid w:val="00C05CC5"/>
    <w:rsid w:val="00C06389"/>
    <w:rsid w:val="00C072F9"/>
    <w:rsid w:val="00C07847"/>
    <w:rsid w:val="00C108B5"/>
    <w:rsid w:val="00C10BAF"/>
    <w:rsid w:val="00C11859"/>
    <w:rsid w:val="00C17434"/>
    <w:rsid w:val="00C228A1"/>
    <w:rsid w:val="00C2473D"/>
    <w:rsid w:val="00C24F0C"/>
    <w:rsid w:val="00C2544F"/>
    <w:rsid w:val="00C26829"/>
    <w:rsid w:val="00C2776B"/>
    <w:rsid w:val="00C27C5F"/>
    <w:rsid w:val="00C330EF"/>
    <w:rsid w:val="00C373C8"/>
    <w:rsid w:val="00C40307"/>
    <w:rsid w:val="00C40A69"/>
    <w:rsid w:val="00C41FAA"/>
    <w:rsid w:val="00C4218B"/>
    <w:rsid w:val="00C424F0"/>
    <w:rsid w:val="00C43716"/>
    <w:rsid w:val="00C44DE9"/>
    <w:rsid w:val="00C45313"/>
    <w:rsid w:val="00C45C6B"/>
    <w:rsid w:val="00C46C9C"/>
    <w:rsid w:val="00C46EBF"/>
    <w:rsid w:val="00C47012"/>
    <w:rsid w:val="00C472F9"/>
    <w:rsid w:val="00C47C88"/>
    <w:rsid w:val="00C5002B"/>
    <w:rsid w:val="00C5113D"/>
    <w:rsid w:val="00C517C8"/>
    <w:rsid w:val="00C518F5"/>
    <w:rsid w:val="00C51A46"/>
    <w:rsid w:val="00C52033"/>
    <w:rsid w:val="00C5220A"/>
    <w:rsid w:val="00C52405"/>
    <w:rsid w:val="00C53A6B"/>
    <w:rsid w:val="00C5481C"/>
    <w:rsid w:val="00C5506A"/>
    <w:rsid w:val="00C55305"/>
    <w:rsid w:val="00C55899"/>
    <w:rsid w:val="00C55D6D"/>
    <w:rsid w:val="00C5680A"/>
    <w:rsid w:val="00C578F3"/>
    <w:rsid w:val="00C5793E"/>
    <w:rsid w:val="00C61C6B"/>
    <w:rsid w:val="00C6231C"/>
    <w:rsid w:val="00C660B2"/>
    <w:rsid w:val="00C663F1"/>
    <w:rsid w:val="00C6740C"/>
    <w:rsid w:val="00C7085E"/>
    <w:rsid w:val="00C71A44"/>
    <w:rsid w:val="00C73625"/>
    <w:rsid w:val="00C73D31"/>
    <w:rsid w:val="00C73E51"/>
    <w:rsid w:val="00C759B2"/>
    <w:rsid w:val="00C76105"/>
    <w:rsid w:val="00C76DDC"/>
    <w:rsid w:val="00C81BDA"/>
    <w:rsid w:val="00C83930"/>
    <w:rsid w:val="00C8439A"/>
    <w:rsid w:val="00C86299"/>
    <w:rsid w:val="00C86794"/>
    <w:rsid w:val="00C86C8D"/>
    <w:rsid w:val="00C8759F"/>
    <w:rsid w:val="00C901B7"/>
    <w:rsid w:val="00C9088E"/>
    <w:rsid w:val="00C9136B"/>
    <w:rsid w:val="00C92B93"/>
    <w:rsid w:val="00C94978"/>
    <w:rsid w:val="00C95FD2"/>
    <w:rsid w:val="00CA12B5"/>
    <w:rsid w:val="00CA1C2A"/>
    <w:rsid w:val="00CA25CF"/>
    <w:rsid w:val="00CA2D27"/>
    <w:rsid w:val="00CA3306"/>
    <w:rsid w:val="00CA5340"/>
    <w:rsid w:val="00CA54E2"/>
    <w:rsid w:val="00CA76EE"/>
    <w:rsid w:val="00CA7E1F"/>
    <w:rsid w:val="00CB0549"/>
    <w:rsid w:val="00CB0929"/>
    <w:rsid w:val="00CB1C3D"/>
    <w:rsid w:val="00CB3910"/>
    <w:rsid w:val="00CB59F2"/>
    <w:rsid w:val="00CB6B96"/>
    <w:rsid w:val="00CB739B"/>
    <w:rsid w:val="00CC1A34"/>
    <w:rsid w:val="00CC4CB0"/>
    <w:rsid w:val="00CC7800"/>
    <w:rsid w:val="00CC7E6A"/>
    <w:rsid w:val="00CD2486"/>
    <w:rsid w:val="00CD349B"/>
    <w:rsid w:val="00CD4447"/>
    <w:rsid w:val="00CD4AFF"/>
    <w:rsid w:val="00CD5A88"/>
    <w:rsid w:val="00CD5B94"/>
    <w:rsid w:val="00CD6E5A"/>
    <w:rsid w:val="00CD744A"/>
    <w:rsid w:val="00CE0F6D"/>
    <w:rsid w:val="00CE0F8D"/>
    <w:rsid w:val="00CE3CCE"/>
    <w:rsid w:val="00CE3EE9"/>
    <w:rsid w:val="00CE4A90"/>
    <w:rsid w:val="00CE5BFB"/>
    <w:rsid w:val="00CE7EAD"/>
    <w:rsid w:val="00CF278D"/>
    <w:rsid w:val="00CF2E55"/>
    <w:rsid w:val="00CF3786"/>
    <w:rsid w:val="00CF4BF3"/>
    <w:rsid w:val="00CF643E"/>
    <w:rsid w:val="00D02543"/>
    <w:rsid w:val="00D03277"/>
    <w:rsid w:val="00D04165"/>
    <w:rsid w:val="00D0632A"/>
    <w:rsid w:val="00D07E3C"/>
    <w:rsid w:val="00D131A8"/>
    <w:rsid w:val="00D13F85"/>
    <w:rsid w:val="00D1494C"/>
    <w:rsid w:val="00D15430"/>
    <w:rsid w:val="00D16BBD"/>
    <w:rsid w:val="00D212F5"/>
    <w:rsid w:val="00D24059"/>
    <w:rsid w:val="00D251A6"/>
    <w:rsid w:val="00D26233"/>
    <w:rsid w:val="00D27C90"/>
    <w:rsid w:val="00D30B06"/>
    <w:rsid w:val="00D316B8"/>
    <w:rsid w:val="00D31A76"/>
    <w:rsid w:val="00D321E4"/>
    <w:rsid w:val="00D3539F"/>
    <w:rsid w:val="00D35B07"/>
    <w:rsid w:val="00D36AF0"/>
    <w:rsid w:val="00D36DF0"/>
    <w:rsid w:val="00D3749A"/>
    <w:rsid w:val="00D42584"/>
    <w:rsid w:val="00D43619"/>
    <w:rsid w:val="00D43A06"/>
    <w:rsid w:val="00D43AEE"/>
    <w:rsid w:val="00D5101E"/>
    <w:rsid w:val="00D51C96"/>
    <w:rsid w:val="00D523E1"/>
    <w:rsid w:val="00D5257C"/>
    <w:rsid w:val="00D52B2C"/>
    <w:rsid w:val="00D53CC4"/>
    <w:rsid w:val="00D5416A"/>
    <w:rsid w:val="00D55966"/>
    <w:rsid w:val="00D5694C"/>
    <w:rsid w:val="00D5695D"/>
    <w:rsid w:val="00D56B87"/>
    <w:rsid w:val="00D57156"/>
    <w:rsid w:val="00D60B0B"/>
    <w:rsid w:val="00D60BF4"/>
    <w:rsid w:val="00D60F8C"/>
    <w:rsid w:val="00D63308"/>
    <w:rsid w:val="00D63D16"/>
    <w:rsid w:val="00D667EF"/>
    <w:rsid w:val="00D66CDB"/>
    <w:rsid w:val="00D70372"/>
    <w:rsid w:val="00D7046C"/>
    <w:rsid w:val="00D70A6E"/>
    <w:rsid w:val="00D70AFF"/>
    <w:rsid w:val="00D72549"/>
    <w:rsid w:val="00D73BED"/>
    <w:rsid w:val="00D73D02"/>
    <w:rsid w:val="00D75348"/>
    <w:rsid w:val="00D753AC"/>
    <w:rsid w:val="00D754C1"/>
    <w:rsid w:val="00D768D0"/>
    <w:rsid w:val="00D76C6F"/>
    <w:rsid w:val="00D827FE"/>
    <w:rsid w:val="00D83A2F"/>
    <w:rsid w:val="00D83B4A"/>
    <w:rsid w:val="00D85452"/>
    <w:rsid w:val="00D8551D"/>
    <w:rsid w:val="00D856E0"/>
    <w:rsid w:val="00D866B7"/>
    <w:rsid w:val="00D869BE"/>
    <w:rsid w:val="00D91E8D"/>
    <w:rsid w:val="00D92C23"/>
    <w:rsid w:val="00D937A4"/>
    <w:rsid w:val="00D9600A"/>
    <w:rsid w:val="00D975DA"/>
    <w:rsid w:val="00DA1664"/>
    <w:rsid w:val="00DA1EEC"/>
    <w:rsid w:val="00DA39CC"/>
    <w:rsid w:val="00DA4907"/>
    <w:rsid w:val="00DA64CA"/>
    <w:rsid w:val="00DA71B1"/>
    <w:rsid w:val="00DA7295"/>
    <w:rsid w:val="00DB017F"/>
    <w:rsid w:val="00DB0F01"/>
    <w:rsid w:val="00DB129D"/>
    <w:rsid w:val="00DB256C"/>
    <w:rsid w:val="00DB396A"/>
    <w:rsid w:val="00DB3BBE"/>
    <w:rsid w:val="00DB3D7C"/>
    <w:rsid w:val="00DB59A5"/>
    <w:rsid w:val="00DB69EA"/>
    <w:rsid w:val="00DB6EAB"/>
    <w:rsid w:val="00DC0340"/>
    <w:rsid w:val="00DC0CAB"/>
    <w:rsid w:val="00DC0CB8"/>
    <w:rsid w:val="00DC2674"/>
    <w:rsid w:val="00DC4705"/>
    <w:rsid w:val="00DC7738"/>
    <w:rsid w:val="00DD019F"/>
    <w:rsid w:val="00DD10E6"/>
    <w:rsid w:val="00DD366F"/>
    <w:rsid w:val="00DD3BB6"/>
    <w:rsid w:val="00DD423B"/>
    <w:rsid w:val="00DD4708"/>
    <w:rsid w:val="00DD4E41"/>
    <w:rsid w:val="00DD60C7"/>
    <w:rsid w:val="00DD6245"/>
    <w:rsid w:val="00DD62F6"/>
    <w:rsid w:val="00DD6792"/>
    <w:rsid w:val="00DE0A47"/>
    <w:rsid w:val="00DE11CA"/>
    <w:rsid w:val="00DE2C15"/>
    <w:rsid w:val="00DE4465"/>
    <w:rsid w:val="00DE4554"/>
    <w:rsid w:val="00DE4A8D"/>
    <w:rsid w:val="00DE53FA"/>
    <w:rsid w:val="00DE5414"/>
    <w:rsid w:val="00DE6E8B"/>
    <w:rsid w:val="00DE7A5F"/>
    <w:rsid w:val="00DF08A7"/>
    <w:rsid w:val="00DF096A"/>
    <w:rsid w:val="00DF1E3A"/>
    <w:rsid w:val="00DF3300"/>
    <w:rsid w:val="00DF3971"/>
    <w:rsid w:val="00DF3A42"/>
    <w:rsid w:val="00DF3DE5"/>
    <w:rsid w:val="00DF3FC5"/>
    <w:rsid w:val="00DF4A39"/>
    <w:rsid w:val="00DF4BC5"/>
    <w:rsid w:val="00DF4F1C"/>
    <w:rsid w:val="00DF5152"/>
    <w:rsid w:val="00DF6200"/>
    <w:rsid w:val="00DF76F8"/>
    <w:rsid w:val="00E027D2"/>
    <w:rsid w:val="00E05D5C"/>
    <w:rsid w:val="00E06888"/>
    <w:rsid w:val="00E06BD5"/>
    <w:rsid w:val="00E122DD"/>
    <w:rsid w:val="00E15005"/>
    <w:rsid w:val="00E15D20"/>
    <w:rsid w:val="00E15DA2"/>
    <w:rsid w:val="00E21666"/>
    <w:rsid w:val="00E2171A"/>
    <w:rsid w:val="00E221A6"/>
    <w:rsid w:val="00E23398"/>
    <w:rsid w:val="00E238E1"/>
    <w:rsid w:val="00E24BB7"/>
    <w:rsid w:val="00E24D72"/>
    <w:rsid w:val="00E3175F"/>
    <w:rsid w:val="00E31B11"/>
    <w:rsid w:val="00E323A1"/>
    <w:rsid w:val="00E323B4"/>
    <w:rsid w:val="00E35A83"/>
    <w:rsid w:val="00E360EC"/>
    <w:rsid w:val="00E36B2B"/>
    <w:rsid w:val="00E40E0B"/>
    <w:rsid w:val="00E4144F"/>
    <w:rsid w:val="00E42444"/>
    <w:rsid w:val="00E42C47"/>
    <w:rsid w:val="00E43036"/>
    <w:rsid w:val="00E44BD8"/>
    <w:rsid w:val="00E51FDD"/>
    <w:rsid w:val="00E530A9"/>
    <w:rsid w:val="00E54371"/>
    <w:rsid w:val="00E548E8"/>
    <w:rsid w:val="00E55BB8"/>
    <w:rsid w:val="00E5788F"/>
    <w:rsid w:val="00E578B9"/>
    <w:rsid w:val="00E57DCD"/>
    <w:rsid w:val="00E60A05"/>
    <w:rsid w:val="00E6439A"/>
    <w:rsid w:val="00E64EF8"/>
    <w:rsid w:val="00E65000"/>
    <w:rsid w:val="00E65E9C"/>
    <w:rsid w:val="00E66C13"/>
    <w:rsid w:val="00E676EB"/>
    <w:rsid w:val="00E678F7"/>
    <w:rsid w:val="00E70B78"/>
    <w:rsid w:val="00E70D64"/>
    <w:rsid w:val="00E7141E"/>
    <w:rsid w:val="00E72283"/>
    <w:rsid w:val="00E7279F"/>
    <w:rsid w:val="00E72805"/>
    <w:rsid w:val="00E72E56"/>
    <w:rsid w:val="00E733A8"/>
    <w:rsid w:val="00E73B39"/>
    <w:rsid w:val="00E73F25"/>
    <w:rsid w:val="00E74CDE"/>
    <w:rsid w:val="00E7536E"/>
    <w:rsid w:val="00E774CD"/>
    <w:rsid w:val="00E77E1F"/>
    <w:rsid w:val="00E804A8"/>
    <w:rsid w:val="00E80A6D"/>
    <w:rsid w:val="00E81D9F"/>
    <w:rsid w:val="00E832B6"/>
    <w:rsid w:val="00E83950"/>
    <w:rsid w:val="00E83AE5"/>
    <w:rsid w:val="00E83E6B"/>
    <w:rsid w:val="00E84064"/>
    <w:rsid w:val="00E84D51"/>
    <w:rsid w:val="00E860BA"/>
    <w:rsid w:val="00E9076C"/>
    <w:rsid w:val="00E90BCD"/>
    <w:rsid w:val="00E92ADA"/>
    <w:rsid w:val="00E92EAE"/>
    <w:rsid w:val="00E95034"/>
    <w:rsid w:val="00E952F6"/>
    <w:rsid w:val="00E95FA2"/>
    <w:rsid w:val="00E96C5A"/>
    <w:rsid w:val="00E974ED"/>
    <w:rsid w:val="00EA023E"/>
    <w:rsid w:val="00EA10C8"/>
    <w:rsid w:val="00EA278D"/>
    <w:rsid w:val="00EA336E"/>
    <w:rsid w:val="00EA4ABF"/>
    <w:rsid w:val="00EA5827"/>
    <w:rsid w:val="00EA6411"/>
    <w:rsid w:val="00EA679D"/>
    <w:rsid w:val="00EB062F"/>
    <w:rsid w:val="00EB1860"/>
    <w:rsid w:val="00EB2085"/>
    <w:rsid w:val="00EB3D66"/>
    <w:rsid w:val="00EB6320"/>
    <w:rsid w:val="00EB634B"/>
    <w:rsid w:val="00EC178A"/>
    <w:rsid w:val="00EC3696"/>
    <w:rsid w:val="00EC40A6"/>
    <w:rsid w:val="00EC4497"/>
    <w:rsid w:val="00EC4975"/>
    <w:rsid w:val="00ED0BF3"/>
    <w:rsid w:val="00ED3B34"/>
    <w:rsid w:val="00ED4475"/>
    <w:rsid w:val="00ED652F"/>
    <w:rsid w:val="00ED6DB6"/>
    <w:rsid w:val="00EE1968"/>
    <w:rsid w:val="00EE1A01"/>
    <w:rsid w:val="00EE260E"/>
    <w:rsid w:val="00EE437D"/>
    <w:rsid w:val="00EE50D0"/>
    <w:rsid w:val="00EE59A3"/>
    <w:rsid w:val="00EE66F5"/>
    <w:rsid w:val="00EE6EEB"/>
    <w:rsid w:val="00EF242B"/>
    <w:rsid w:val="00EF296C"/>
    <w:rsid w:val="00EF2FE6"/>
    <w:rsid w:val="00EF35C8"/>
    <w:rsid w:val="00EF6362"/>
    <w:rsid w:val="00EF7528"/>
    <w:rsid w:val="00F0012F"/>
    <w:rsid w:val="00F01900"/>
    <w:rsid w:val="00F02B21"/>
    <w:rsid w:val="00F02BC6"/>
    <w:rsid w:val="00F0314E"/>
    <w:rsid w:val="00F06848"/>
    <w:rsid w:val="00F0684C"/>
    <w:rsid w:val="00F10732"/>
    <w:rsid w:val="00F114F0"/>
    <w:rsid w:val="00F12C00"/>
    <w:rsid w:val="00F162C2"/>
    <w:rsid w:val="00F16747"/>
    <w:rsid w:val="00F177C7"/>
    <w:rsid w:val="00F20E81"/>
    <w:rsid w:val="00F22362"/>
    <w:rsid w:val="00F22388"/>
    <w:rsid w:val="00F23123"/>
    <w:rsid w:val="00F235F0"/>
    <w:rsid w:val="00F2375B"/>
    <w:rsid w:val="00F247D2"/>
    <w:rsid w:val="00F276CF"/>
    <w:rsid w:val="00F30A4B"/>
    <w:rsid w:val="00F32734"/>
    <w:rsid w:val="00F33301"/>
    <w:rsid w:val="00F336D0"/>
    <w:rsid w:val="00F34341"/>
    <w:rsid w:val="00F350F3"/>
    <w:rsid w:val="00F35D07"/>
    <w:rsid w:val="00F40E9C"/>
    <w:rsid w:val="00F4123E"/>
    <w:rsid w:val="00F41CCE"/>
    <w:rsid w:val="00F42765"/>
    <w:rsid w:val="00F464C5"/>
    <w:rsid w:val="00F46E91"/>
    <w:rsid w:val="00F50D02"/>
    <w:rsid w:val="00F50D71"/>
    <w:rsid w:val="00F51BC3"/>
    <w:rsid w:val="00F54355"/>
    <w:rsid w:val="00F543FF"/>
    <w:rsid w:val="00F54DDD"/>
    <w:rsid w:val="00F551F4"/>
    <w:rsid w:val="00F55691"/>
    <w:rsid w:val="00F62EEC"/>
    <w:rsid w:val="00F635B5"/>
    <w:rsid w:val="00F650D6"/>
    <w:rsid w:val="00F6663C"/>
    <w:rsid w:val="00F677C2"/>
    <w:rsid w:val="00F70FC5"/>
    <w:rsid w:val="00F72B01"/>
    <w:rsid w:val="00F73ABF"/>
    <w:rsid w:val="00F75416"/>
    <w:rsid w:val="00F76705"/>
    <w:rsid w:val="00F775E1"/>
    <w:rsid w:val="00F81933"/>
    <w:rsid w:val="00F82D2F"/>
    <w:rsid w:val="00F845B1"/>
    <w:rsid w:val="00F85FD0"/>
    <w:rsid w:val="00F912B6"/>
    <w:rsid w:val="00F9219B"/>
    <w:rsid w:val="00F932F3"/>
    <w:rsid w:val="00F934CF"/>
    <w:rsid w:val="00F935AA"/>
    <w:rsid w:val="00F946DF"/>
    <w:rsid w:val="00F94A5C"/>
    <w:rsid w:val="00F95189"/>
    <w:rsid w:val="00FA02B7"/>
    <w:rsid w:val="00FA0906"/>
    <w:rsid w:val="00FA2694"/>
    <w:rsid w:val="00FA61CA"/>
    <w:rsid w:val="00FA62D5"/>
    <w:rsid w:val="00FA7FAF"/>
    <w:rsid w:val="00FB1692"/>
    <w:rsid w:val="00FB36A8"/>
    <w:rsid w:val="00FB52A8"/>
    <w:rsid w:val="00FB7B4B"/>
    <w:rsid w:val="00FC2F09"/>
    <w:rsid w:val="00FC3105"/>
    <w:rsid w:val="00FC33DA"/>
    <w:rsid w:val="00FC456F"/>
    <w:rsid w:val="00FC46BC"/>
    <w:rsid w:val="00FC5B68"/>
    <w:rsid w:val="00FC6DF0"/>
    <w:rsid w:val="00FC7475"/>
    <w:rsid w:val="00FC76BB"/>
    <w:rsid w:val="00FC7968"/>
    <w:rsid w:val="00FC7B4F"/>
    <w:rsid w:val="00FD096B"/>
    <w:rsid w:val="00FD1257"/>
    <w:rsid w:val="00FD17C1"/>
    <w:rsid w:val="00FD2383"/>
    <w:rsid w:val="00FD2D77"/>
    <w:rsid w:val="00FD3180"/>
    <w:rsid w:val="00FD413A"/>
    <w:rsid w:val="00FD46AE"/>
    <w:rsid w:val="00FD7FDA"/>
    <w:rsid w:val="00FE255F"/>
    <w:rsid w:val="00FE35C1"/>
    <w:rsid w:val="00FE3831"/>
    <w:rsid w:val="00FE3991"/>
    <w:rsid w:val="00FE48B1"/>
    <w:rsid w:val="00FE48D6"/>
    <w:rsid w:val="00FE5448"/>
    <w:rsid w:val="00FF0BFF"/>
    <w:rsid w:val="00FF0D9C"/>
    <w:rsid w:val="00FF1F77"/>
    <w:rsid w:val="00FF262D"/>
    <w:rsid w:val="00FF654E"/>
  </w:rsids>
  <m:mathPr>
    <m:mathFont m:val="Cambria Math"/>
    <m:brkBin m:val="before"/>
    <m:brkBinSub m:val="--"/>
    <m:smallFrac/>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F6D69A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AU"/>
    </w:rPr>
  </w:style>
  <w:style w:type="paragraph" w:styleId="Heading1">
    <w:name w:val="heading 1"/>
    <w:basedOn w:val="Normal"/>
    <w:next w:val="Normal"/>
    <w:link w:val="Heading1Char"/>
    <w:uiPriority w:val="9"/>
    <w:qFormat/>
    <w:rsid w:val="00E15D20"/>
    <w:pPr>
      <w:keepNext/>
      <w:keepLines/>
      <w:spacing w:before="48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3E3F71"/>
    <w:pPr>
      <w:keepNext/>
      <w:keepLines/>
      <w:spacing w:before="200"/>
      <w:outlineLvl w:val="1"/>
    </w:pPr>
    <w:rPr>
      <w:rFonts w:eastAsiaTheme="majorEastAsia" w:cstheme="majorBidi"/>
      <w:b/>
      <w:bCs/>
      <w:i/>
      <w:sz w:val="26"/>
      <w:szCs w:val="26"/>
    </w:rPr>
  </w:style>
  <w:style w:type="paragraph" w:styleId="Heading3">
    <w:name w:val="heading 3"/>
    <w:basedOn w:val="Normal"/>
    <w:next w:val="Normal"/>
    <w:link w:val="Heading3Char"/>
    <w:uiPriority w:val="9"/>
    <w:unhideWhenUsed/>
    <w:qFormat/>
    <w:rsid w:val="006624C1"/>
    <w:pPr>
      <w:keepNext/>
      <w:keepLines/>
      <w:spacing w:before="200"/>
      <w:outlineLvl w:val="2"/>
    </w:pPr>
    <w:rPr>
      <w:rFonts w:eastAsiaTheme="majorEastAsia" w:cstheme="majorBidi"/>
      <w:b/>
      <w:bCs/>
    </w:rPr>
  </w:style>
  <w:style w:type="paragraph" w:styleId="Heading4">
    <w:name w:val="heading 4"/>
    <w:basedOn w:val="Heading3"/>
    <w:next w:val="Normal"/>
    <w:link w:val="Heading4Char"/>
    <w:uiPriority w:val="9"/>
    <w:unhideWhenUsed/>
    <w:qFormat/>
    <w:rsid w:val="00F336D0"/>
    <w:pPr>
      <w:outlineLvl w:val="3"/>
    </w:pPr>
    <w:rPr>
      <w:b w:val="0"/>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5D20"/>
    <w:rPr>
      <w:rFonts w:eastAsiaTheme="majorEastAsia" w:cstheme="majorBidi"/>
      <w:b/>
      <w:bCs/>
      <w:sz w:val="28"/>
      <w:szCs w:val="28"/>
    </w:rPr>
  </w:style>
  <w:style w:type="character" w:customStyle="1" w:styleId="Heading2Char">
    <w:name w:val="Heading 2 Char"/>
    <w:basedOn w:val="DefaultParagraphFont"/>
    <w:link w:val="Heading2"/>
    <w:uiPriority w:val="9"/>
    <w:rsid w:val="003E3F71"/>
    <w:rPr>
      <w:rFonts w:eastAsiaTheme="majorEastAsia" w:cstheme="majorBidi"/>
      <w:b/>
      <w:bCs/>
      <w:i/>
      <w:sz w:val="26"/>
      <w:szCs w:val="26"/>
    </w:rPr>
  </w:style>
  <w:style w:type="character" w:customStyle="1" w:styleId="Heading3Char">
    <w:name w:val="Heading 3 Char"/>
    <w:basedOn w:val="DefaultParagraphFont"/>
    <w:link w:val="Heading3"/>
    <w:uiPriority w:val="9"/>
    <w:rsid w:val="006624C1"/>
    <w:rPr>
      <w:rFonts w:eastAsiaTheme="majorEastAsia" w:cstheme="majorBidi"/>
      <w:b/>
      <w:bCs/>
    </w:rPr>
  </w:style>
  <w:style w:type="paragraph" w:styleId="ListParagraph">
    <w:name w:val="List Paragraph"/>
    <w:basedOn w:val="Normal"/>
    <w:uiPriority w:val="34"/>
    <w:qFormat/>
    <w:rsid w:val="003A76D5"/>
    <w:pPr>
      <w:ind w:left="720"/>
      <w:contextualSpacing/>
    </w:pPr>
  </w:style>
  <w:style w:type="character" w:styleId="Hyperlink">
    <w:name w:val="Hyperlink"/>
    <w:basedOn w:val="DefaultParagraphFont"/>
    <w:uiPriority w:val="99"/>
    <w:unhideWhenUsed/>
    <w:rsid w:val="00D316B8"/>
    <w:rPr>
      <w:color w:val="0000FF" w:themeColor="hyperlink"/>
      <w:u w:val="single"/>
    </w:rPr>
  </w:style>
  <w:style w:type="character" w:styleId="CommentReference">
    <w:name w:val="annotation reference"/>
    <w:basedOn w:val="DefaultParagraphFont"/>
    <w:uiPriority w:val="99"/>
    <w:semiHidden/>
    <w:unhideWhenUsed/>
    <w:rsid w:val="001527EF"/>
    <w:rPr>
      <w:sz w:val="18"/>
      <w:szCs w:val="18"/>
    </w:rPr>
  </w:style>
  <w:style w:type="paragraph" w:styleId="CommentText">
    <w:name w:val="annotation text"/>
    <w:basedOn w:val="Normal"/>
    <w:link w:val="CommentTextChar"/>
    <w:uiPriority w:val="99"/>
    <w:unhideWhenUsed/>
    <w:rsid w:val="001527EF"/>
  </w:style>
  <w:style w:type="character" w:customStyle="1" w:styleId="CommentTextChar">
    <w:name w:val="Comment Text Char"/>
    <w:basedOn w:val="DefaultParagraphFont"/>
    <w:link w:val="CommentText"/>
    <w:uiPriority w:val="99"/>
    <w:rsid w:val="008016E2"/>
    <w:rPr>
      <w:lang w:val="en-AU"/>
    </w:rPr>
  </w:style>
  <w:style w:type="paragraph" w:styleId="CommentSubject">
    <w:name w:val="annotation subject"/>
    <w:basedOn w:val="CommentText"/>
    <w:next w:val="CommentText"/>
    <w:link w:val="CommentSubjectChar"/>
    <w:uiPriority w:val="99"/>
    <w:semiHidden/>
    <w:unhideWhenUsed/>
    <w:rsid w:val="001527EF"/>
    <w:rPr>
      <w:b/>
      <w:bCs/>
      <w:sz w:val="20"/>
      <w:szCs w:val="20"/>
    </w:rPr>
  </w:style>
  <w:style w:type="character" w:customStyle="1" w:styleId="CommentSubjectChar">
    <w:name w:val="Comment Subject Char"/>
    <w:basedOn w:val="CommentTextChar"/>
    <w:link w:val="CommentSubject"/>
    <w:uiPriority w:val="99"/>
    <w:semiHidden/>
    <w:rsid w:val="008016E2"/>
    <w:rPr>
      <w:b/>
      <w:bCs/>
      <w:sz w:val="20"/>
      <w:szCs w:val="20"/>
      <w:lang w:val="en-AU"/>
    </w:rPr>
  </w:style>
  <w:style w:type="paragraph" w:styleId="BalloonText">
    <w:name w:val="Balloon Text"/>
    <w:basedOn w:val="Normal"/>
    <w:link w:val="BalloonTextChar"/>
    <w:uiPriority w:val="99"/>
    <w:semiHidden/>
    <w:unhideWhenUsed/>
    <w:rsid w:val="001527E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016E2"/>
    <w:rPr>
      <w:rFonts w:ascii="Lucida Grande" w:hAnsi="Lucida Grande" w:cs="Lucida Grande"/>
      <w:sz w:val="18"/>
      <w:szCs w:val="18"/>
      <w:lang w:val="en-AU"/>
    </w:rPr>
  </w:style>
  <w:style w:type="paragraph" w:styleId="DocumentMap">
    <w:name w:val="Document Map"/>
    <w:basedOn w:val="Normal"/>
    <w:link w:val="DocumentMapChar"/>
    <w:uiPriority w:val="99"/>
    <w:semiHidden/>
    <w:unhideWhenUsed/>
    <w:rsid w:val="00545A12"/>
    <w:rPr>
      <w:rFonts w:ascii="Lucida Grande" w:hAnsi="Lucida Grande" w:cs="Lucida Grande"/>
    </w:rPr>
  </w:style>
  <w:style w:type="character" w:customStyle="1" w:styleId="DocumentMapChar">
    <w:name w:val="Document Map Char"/>
    <w:basedOn w:val="DefaultParagraphFont"/>
    <w:link w:val="DocumentMap"/>
    <w:uiPriority w:val="99"/>
    <w:semiHidden/>
    <w:rsid w:val="00545A12"/>
    <w:rPr>
      <w:rFonts w:ascii="Lucida Grande" w:hAnsi="Lucida Grande" w:cs="Lucida Grande"/>
      <w:lang w:val="en-AU"/>
    </w:rPr>
  </w:style>
  <w:style w:type="character" w:customStyle="1" w:styleId="Heading4Char">
    <w:name w:val="Heading 4 Char"/>
    <w:basedOn w:val="DefaultParagraphFont"/>
    <w:link w:val="Heading4"/>
    <w:uiPriority w:val="9"/>
    <w:rsid w:val="00F336D0"/>
    <w:rPr>
      <w:rFonts w:eastAsiaTheme="majorEastAsia" w:cstheme="majorBidi"/>
      <w:bCs/>
      <w:i/>
      <w:lang w:val="en-AU"/>
    </w:rPr>
  </w:style>
  <w:style w:type="paragraph" w:styleId="Caption">
    <w:name w:val="caption"/>
    <w:basedOn w:val="Normal"/>
    <w:next w:val="Normal"/>
    <w:uiPriority w:val="35"/>
    <w:unhideWhenUsed/>
    <w:qFormat/>
    <w:rsid w:val="00F35D07"/>
    <w:pPr>
      <w:spacing w:after="200"/>
    </w:pPr>
    <w:rPr>
      <w:bCs/>
    </w:rPr>
  </w:style>
  <w:style w:type="character" w:customStyle="1" w:styleId="sciname">
    <w:name w:val="sciname"/>
    <w:basedOn w:val="DefaultParagraphFont"/>
    <w:rsid w:val="003C7FEE"/>
  </w:style>
  <w:style w:type="character" w:styleId="PlaceholderText">
    <w:name w:val="Placeholder Text"/>
    <w:basedOn w:val="DefaultParagraphFont"/>
    <w:uiPriority w:val="99"/>
    <w:semiHidden/>
    <w:rsid w:val="002D5C9A"/>
    <w:rPr>
      <w:color w:val="808080"/>
    </w:rPr>
  </w:style>
  <w:style w:type="character" w:customStyle="1" w:styleId="first-item">
    <w:name w:val="first-item"/>
    <w:basedOn w:val="DefaultParagraphFont"/>
    <w:rsid w:val="00217129"/>
  </w:style>
  <w:style w:type="character" w:customStyle="1" w:styleId="cit-sep">
    <w:name w:val="cit-sep"/>
    <w:basedOn w:val="DefaultParagraphFont"/>
    <w:rsid w:val="00217129"/>
  </w:style>
  <w:style w:type="character" w:customStyle="1" w:styleId="cit-vol">
    <w:name w:val="cit-vol"/>
    <w:basedOn w:val="DefaultParagraphFont"/>
    <w:rsid w:val="00217129"/>
  </w:style>
  <w:style w:type="character" w:customStyle="1" w:styleId="cit-issue">
    <w:name w:val="cit-issue"/>
    <w:basedOn w:val="DefaultParagraphFont"/>
    <w:rsid w:val="00217129"/>
  </w:style>
  <w:style w:type="character" w:customStyle="1" w:styleId="cit-first-page">
    <w:name w:val="cit-first-page"/>
    <w:basedOn w:val="DefaultParagraphFont"/>
    <w:rsid w:val="00217129"/>
  </w:style>
  <w:style w:type="character" w:customStyle="1" w:styleId="cit-last-page">
    <w:name w:val="cit-last-page"/>
    <w:basedOn w:val="DefaultParagraphFont"/>
    <w:rsid w:val="00217129"/>
  </w:style>
  <w:style w:type="paragraph" w:styleId="Revision">
    <w:name w:val="Revision"/>
    <w:hidden/>
    <w:uiPriority w:val="99"/>
    <w:semiHidden/>
    <w:rsid w:val="00C81BDA"/>
    <w:rPr>
      <w:lang w:val="en-AU"/>
    </w:rPr>
  </w:style>
  <w:style w:type="character" w:styleId="LineNumber">
    <w:name w:val="line number"/>
    <w:basedOn w:val="DefaultParagraphFont"/>
    <w:uiPriority w:val="99"/>
    <w:semiHidden/>
    <w:unhideWhenUsed/>
    <w:rsid w:val="00D827FE"/>
  </w:style>
  <w:style w:type="table" w:styleId="TableGrid">
    <w:name w:val="Table Grid"/>
    <w:basedOn w:val="TableNormal"/>
    <w:uiPriority w:val="59"/>
    <w:rsid w:val="00BF2D2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25A78"/>
    <w:pPr>
      <w:tabs>
        <w:tab w:val="center" w:pos="4320"/>
        <w:tab w:val="right" w:pos="8640"/>
      </w:tabs>
    </w:pPr>
  </w:style>
  <w:style w:type="character" w:customStyle="1" w:styleId="HeaderChar">
    <w:name w:val="Header Char"/>
    <w:basedOn w:val="DefaultParagraphFont"/>
    <w:link w:val="Header"/>
    <w:uiPriority w:val="99"/>
    <w:rsid w:val="00625A78"/>
    <w:rPr>
      <w:lang w:val="en-AU"/>
    </w:rPr>
  </w:style>
  <w:style w:type="paragraph" w:styleId="Footer">
    <w:name w:val="footer"/>
    <w:basedOn w:val="Normal"/>
    <w:link w:val="FooterChar"/>
    <w:uiPriority w:val="99"/>
    <w:unhideWhenUsed/>
    <w:rsid w:val="00625A78"/>
    <w:pPr>
      <w:tabs>
        <w:tab w:val="center" w:pos="4320"/>
        <w:tab w:val="right" w:pos="8640"/>
      </w:tabs>
    </w:pPr>
  </w:style>
  <w:style w:type="character" w:customStyle="1" w:styleId="FooterChar">
    <w:name w:val="Footer Char"/>
    <w:basedOn w:val="DefaultParagraphFont"/>
    <w:link w:val="Footer"/>
    <w:uiPriority w:val="99"/>
    <w:rsid w:val="00625A78"/>
    <w:rPr>
      <w:lang w:val="en-AU"/>
    </w:rPr>
  </w:style>
  <w:style w:type="table" w:styleId="GridTable1Light">
    <w:name w:val="Grid Table 1 Light"/>
    <w:basedOn w:val="TableNormal"/>
    <w:uiPriority w:val="46"/>
    <w:rsid w:val="007D61FF"/>
    <w:rPr>
      <w:rFonts w:eastAsiaTheme="minorHAnsi"/>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630201">
      <w:bodyDiv w:val="1"/>
      <w:marLeft w:val="0"/>
      <w:marRight w:val="0"/>
      <w:marTop w:val="0"/>
      <w:marBottom w:val="0"/>
      <w:divBdr>
        <w:top w:val="none" w:sz="0" w:space="0" w:color="auto"/>
        <w:left w:val="none" w:sz="0" w:space="0" w:color="auto"/>
        <w:bottom w:val="none" w:sz="0" w:space="0" w:color="auto"/>
        <w:right w:val="none" w:sz="0" w:space="0" w:color="auto"/>
      </w:divBdr>
      <w:divsChild>
        <w:div w:id="511649871">
          <w:marLeft w:val="0"/>
          <w:marRight w:val="0"/>
          <w:marTop w:val="0"/>
          <w:marBottom w:val="0"/>
          <w:divBdr>
            <w:top w:val="none" w:sz="0" w:space="0" w:color="auto"/>
            <w:left w:val="none" w:sz="0" w:space="0" w:color="auto"/>
            <w:bottom w:val="none" w:sz="0" w:space="0" w:color="auto"/>
            <w:right w:val="none" w:sz="0" w:space="0" w:color="auto"/>
          </w:divBdr>
        </w:div>
        <w:div w:id="54084541">
          <w:marLeft w:val="0"/>
          <w:marRight w:val="0"/>
          <w:marTop w:val="0"/>
          <w:marBottom w:val="0"/>
          <w:divBdr>
            <w:top w:val="none" w:sz="0" w:space="0" w:color="auto"/>
            <w:left w:val="none" w:sz="0" w:space="0" w:color="auto"/>
            <w:bottom w:val="none" w:sz="0" w:space="0" w:color="auto"/>
            <w:right w:val="none" w:sz="0" w:space="0" w:color="auto"/>
          </w:divBdr>
        </w:div>
        <w:div w:id="1400595536">
          <w:marLeft w:val="0"/>
          <w:marRight w:val="0"/>
          <w:marTop w:val="0"/>
          <w:marBottom w:val="0"/>
          <w:divBdr>
            <w:top w:val="none" w:sz="0" w:space="0" w:color="auto"/>
            <w:left w:val="none" w:sz="0" w:space="0" w:color="auto"/>
            <w:bottom w:val="none" w:sz="0" w:space="0" w:color="auto"/>
            <w:right w:val="none" w:sz="0" w:space="0" w:color="auto"/>
          </w:divBdr>
        </w:div>
        <w:div w:id="161163394">
          <w:marLeft w:val="0"/>
          <w:marRight w:val="0"/>
          <w:marTop w:val="0"/>
          <w:marBottom w:val="0"/>
          <w:divBdr>
            <w:top w:val="none" w:sz="0" w:space="0" w:color="auto"/>
            <w:left w:val="none" w:sz="0" w:space="0" w:color="auto"/>
            <w:bottom w:val="none" w:sz="0" w:space="0" w:color="auto"/>
            <w:right w:val="none" w:sz="0" w:space="0" w:color="auto"/>
          </w:divBdr>
        </w:div>
        <w:div w:id="483281973">
          <w:marLeft w:val="0"/>
          <w:marRight w:val="0"/>
          <w:marTop w:val="0"/>
          <w:marBottom w:val="0"/>
          <w:divBdr>
            <w:top w:val="none" w:sz="0" w:space="0" w:color="auto"/>
            <w:left w:val="none" w:sz="0" w:space="0" w:color="auto"/>
            <w:bottom w:val="none" w:sz="0" w:space="0" w:color="auto"/>
            <w:right w:val="none" w:sz="0" w:space="0" w:color="auto"/>
          </w:divBdr>
        </w:div>
        <w:div w:id="1055203471">
          <w:marLeft w:val="0"/>
          <w:marRight w:val="0"/>
          <w:marTop w:val="0"/>
          <w:marBottom w:val="0"/>
          <w:divBdr>
            <w:top w:val="none" w:sz="0" w:space="0" w:color="auto"/>
            <w:left w:val="none" w:sz="0" w:space="0" w:color="auto"/>
            <w:bottom w:val="none" w:sz="0" w:space="0" w:color="auto"/>
            <w:right w:val="none" w:sz="0" w:space="0" w:color="auto"/>
          </w:divBdr>
        </w:div>
        <w:div w:id="590091555">
          <w:marLeft w:val="0"/>
          <w:marRight w:val="0"/>
          <w:marTop w:val="0"/>
          <w:marBottom w:val="0"/>
          <w:divBdr>
            <w:top w:val="none" w:sz="0" w:space="0" w:color="auto"/>
            <w:left w:val="none" w:sz="0" w:space="0" w:color="auto"/>
            <w:bottom w:val="none" w:sz="0" w:space="0" w:color="auto"/>
            <w:right w:val="none" w:sz="0" w:space="0" w:color="auto"/>
          </w:divBdr>
        </w:div>
        <w:div w:id="1646931664">
          <w:marLeft w:val="0"/>
          <w:marRight w:val="0"/>
          <w:marTop w:val="0"/>
          <w:marBottom w:val="0"/>
          <w:divBdr>
            <w:top w:val="none" w:sz="0" w:space="0" w:color="auto"/>
            <w:left w:val="none" w:sz="0" w:space="0" w:color="auto"/>
            <w:bottom w:val="none" w:sz="0" w:space="0" w:color="auto"/>
            <w:right w:val="none" w:sz="0" w:space="0" w:color="auto"/>
          </w:divBdr>
        </w:div>
        <w:div w:id="547779">
          <w:marLeft w:val="0"/>
          <w:marRight w:val="0"/>
          <w:marTop w:val="0"/>
          <w:marBottom w:val="0"/>
          <w:divBdr>
            <w:top w:val="none" w:sz="0" w:space="0" w:color="auto"/>
            <w:left w:val="none" w:sz="0" w:space="0" w:color="auto"/>
            <w:bottom w:val="none" w:sz="0" w:space="0" w:color="auto"/>
            <w:right w:val="none" w:sz="0" w:space="0" w:color="auto"/>
          </w:divBdr>
        </w:div>
        <w:div w:id="1495563221">
          <w:marLeft w:val="0"/>
          <w:marRight w:val="0"/>
          <w:marTop w:val="0"/>
          <w:marBottom w:val="0"/>
          <w:divBdr>
            <w:top w:val="none" w:sz="0" w:space="0" w:color="auto"/>
            <w:left w:val="none" w:sz="0" w:space="0" w:color="auto"/>
            <w:bottom w:val="none" w:sz="0" w:space="0" w:color="auto"/>
            <w:right w:val="none" w:sz="0" w:space="0" w:color="auto"/>
          </w:divBdr>
        </w:div>
        <w:div w:id="1384938829">
          <w:marLeft w:val="0"/>
          <w:marRight w:val="0"/>
          <w:marTop w:val="0"/>
          <w:marBottom w:val="0"/>
          <w:divBdr>
            <w:top w:val="none" w:sz="0" w:space="0" w:color="auto"/>
            <w:left w:val="none" w:sz="0" w:space="0" w:color="auto"/>
            <w:bottom w:val="none" w:sz="0" w:space="0" w:color="auto"/>
            <w:right w:val="none" w:sz="0" w:space="0" w:color="auto"/>
          </w:divBdr>
        </w:div>
        <w:div w:id="538858308">
          <w:marLeft w:val="0"/>
          <w:marRight w:val="0"/>
          <w:marTop w:val="0"/>
          <w:marBottom w:val="0"/>
          <w:divBdr>
            <w:top w:val="none" w:sz="0" w:space="0" w:color="auto"/>
            <w:left w:val="none" w:sz="0" w:space="0" w:color="auto"/>
            <w:bottom w:val="none" w:sz="0" w:space="0" w:color="auto"/>
            <w:right w:val="none" w:sz="0" w:space="0" w:color="auto"/>
          </w:divBdr>
        </w:div>
        <w:div w:id="124351917">
          <w:marLeft w:val="0"/>
          <w:marRight w:val="0"/>
          <w:marTop w:val="0"/>
          <w:marBottom w:val="0"/>
          <w:divBdr>
            <w:top w:val="none" w:sz="0" w:space="0" w:color="auto"/>
            <w:left w:val="none" w:sz="0" w:space="0" w:color="auto"/>
            <w:bottom w:val="none" w:sz="0" w:space="0" w:color="auto"/>
            <w:right w:val="none" w:sz="0" w:space="0" w:color="auto"/>
          </w:divBdr>
        </w:div>
        <w:div w:id="341200428">
          <w:marLeft w:val="0"/>
          <w:marRight w:val="0"/>
          <w:marTop w:val="0"/>
          <w:marBottom w:val="0"/>
          <w:divBdr>
            <w:top w:val="none" w:sz="0" w:space="0" w:color="auto"/>
            <w:left w:val="none" w:sz="0" w:space="0" w:color="auto"/>
            <w:bottom w:val="none" w:sz="0" w:space="0" w:color="auto"/>
            <w:right w:val="none" w:sz="0" w:space="0" w:color="auto"/>
          </w:divBdr>
        </w:div>
        <w:div w:id="2131126711">
          <w:marLeft w:val="0"/>
          <w:marRight w:val="0"/>
          <w:marTop w:val="0"/>
          <w:marBottom w:val="0"/>
          <w:divBdr>
            <w:top w:val="none" w:sz="0" w:space="0" w:color="auto"/>
            <w:left w:val="none" w:sz="0" w:space="0" w:color="auto"/>
            <w:bottom w:val="none" w:sz="0" w:space="0" w:color="auto"/>
            <w:right w:val="none" w:sz="0" w:space="0" w:color="auto"/>
          </w:divBdr>
        </w:div>
        <w:div w:id="964390828">
          <w:marLeft w:val="0"/>
          <w:marRight w:val="0"/>
          <w:marTop w:val="0"/>
          <w:marBottom w:val="0"/>
          <w:divBdr>
            <w:top w:val="none" w:sz="0" w:space="0" w:color="auto"/>
            <w:left w:val="none" w:sz="0" w:space="0" w:color="auto"/>
            <w:bottom w:val="none" w:sz="0" w:space="0" w:color="auto"/>
            <w:right w:val="none" w:sz="0" w:space="0" w:color="auto"/>
          </w:divBdr>
        </w:div>
        <w:div w:id="1194536010">
          <w:marLeft w:val="0"/>
          <w:marRight w:val="0"/>
          <w:marTop w:val="0"/>
          <w:marBottom w:val="0"/>
          <w:divBdr>
            <w:top w:val="none" w:sz="0" w:space="0" w:color="auto"/>
            <w:left w:val="none" w:sz="0" w:space="0" w:color="auto"/>
            <w:bottom w:val="none" w:sz="0" w:space="0" w:color="auto"/>
            <w:right w:val="none" w:sz="0" w:space="0" w:color="auto"/>
          </w:divBdr>
        </w:div>
        <w:div w:id="636030727">
          <w:marLeft w:val="0"/>
          <w:marRight w:val="0"/>
          <w:marTop w:val="0"/>
          <w:marBottom w:val="0"/>
          <w:divBdr>
            <w:top w:val="none" w:sz="0" w:space="0" w:color="auto"/>
            <w:left w:val="none" w:sz="0" w:space="0" w:color="auto"/>
            <w:bottom w:val="none" w:sz="0" w:space="0" w:color="auto"/>
            <w:right w:val="none" w:sz="0" w:space="0" w:color="auto"/>
          </w:divBdr>
        </w:div>
        <w:div w:id="19860970">
          <w:marLeft w:val="0"/>
          <w:marRight w:val="0"/>
          <w:marTop w:val="0"/>
          <w:marBottom w:val="0"/>
          <w:divBdr>
            <w:top w:val="none" w:sz="0" w:space="0" w:color="auto"/>
            <w:left w:val="none" w:sz="0" w:space="0" w:color="auto"/>
            <w:bottom w:val="none" w:sz="0" w:space="0" w:color="auto"/>
            <w:right w:val="none" w:sz="0" w:space="0" w:color="auto"/>
          </w:divBdr>
        </w:div>
        <w:div w:id="1761028467">
          <w:marLeft w:val="0"/>
          <w:marRight w:val="0"/>
          <w:marTop w:val="0"/>
          <w:marBottom w:val="0"/>
          <w:divBdr>
            <w:top w:val="none" w:sz="0" w:space="0" w:color="auto"/>
            <w:left w:val="none" w:sz="0" w:space="0" w:color="auto"/>
            <w:bottom w:val="none" w:sz="0" w:space="0" w:color="auto"/>
            <w:right w:val="none" w:sz="0" w:space="0" w:color="auto"/>
          </w:divBdr>
        </w:div>
      </w:divsChild>
    </w:div>
    <w:div w:id="97914544">
      <w:bodyDiv w:val="1"/>
      <w:marLeft w:val="0"/>
      <w:marRight w:val="0"/>
      <w:marTop w:val="0"/>
      <w:marBottom w:val="0"/>
      <w:divBdr>
        <w:top w:val="none" w:sz="0" w:space="0" w:color="auto"/>
        <w:left w:val="none" w:sz="0" w:space="0" w:color="auto"/>
        <w:bottom w:val="none" w:sz="0" w:space="0" w:color="auto"/>
        <w:right w:val="none" w:sz="0" w:space="0" w:color="auto"/>
      </w:divBdr>
      <w:divsChild>
        <w:div w:id="1335301668">
          <w:marLeft w:val="0"/>
          <w:marRight w:val="0"/>
          <w:marTop w:val="0"/>
          <w:marBottom w:val="0"/>
          <w:divBdr>
            <w:top w:val="none" w:sz="0" w:space="0" w:color="auto"/>
            <w:left w:val="none" w:sz="0" w:space="0" w:color="auto"/>
            <w:bottom w:val="none" w:sz="0" w:space="0" w:color="auto"/>
            <w:right w:val="none" w:sz="0" w:space="0" w:color="auto"/>
          </w:divBdr>
        </w:div>
        <w:div w:id="1878395115">
          <w:marLeft w:val="0"/>
          <w:marRight w:val="0"/>
          <w:marTop w:val="0"/>
          <w:marBottom w:val="0"/>
          <w:divBdr>
            <w:top w:val="none" w:sz="0" w:space="0" w:color="auto"/>
            <w:left w:val="none" w:sz="0" w:space="0" w:color="auto"/>
            <w:bottom w:val="none" w:sz="0" w:space="0" w:color="auto"/>
            <w:right w:val="none" w:sz="0" w:space="0" w:color="auto"/>
          </w:divBdr>
        </w:div>
        <w:div w:id="919633834">
          <w:marLeft w:val="0"/>
          <w:marRight w:val="0"/>
          <w:marTop w:val="0"/>
          <w:marBottom w:val="0"/>
          <w:divBdr>
            <w:top w:val="none" w:sz="0" w:space="0" w:color="auto"/>
            <w:left w:val="none" w:sz="0" w:space="0" w:color="auto"/>
            <w:bottom w:val="none" w:sz="0" w:space="0" w:color="auto"/>
            <w:right w:val="none" w:sz="0" w:space="0" w:color="auto"/>
          </w:divBdr>
        </w:div>
        <w:div w:id="1396735772">
          <w:marLeft w:val="0"/>
          <w:marRight w:val="0"/>
          <w:marTop w:val="0"/>
          <w:marBottom w:val="0"/>
          <w:divBdr>
            <w:top w:val="none" w:sz="0" w:space="0" w:color="auto"/>
            <w:left w:val="none" w:sz="0" w:space="0" w:color="auto"/>
            <w:bottom w:val="none" w:sz="0" w:space="0" w:color="auto"/>
            <w:right w:val="none" w:sz="0" w:space="0" w:color="auto"/>
          </w:divBdr>
        </w:div>
        <w:div w:id="1911693510">
          <w:marLeft w:val="0"/>
          <w:marRight w:val="0"/>
          <w:marTop w:val="0"/>
          <w:marBottom w:val="0"/>
          <w:divBdr>
            <w:top w:val="none" w:sz="0" w:space="0" w:color="auto"/>
            <w:left w:val="none" w:sz="0" w:space="0" w:color="auto"/>
            <w:bottom w:val="none" w:sz="0" w:space="0" w:color="auto"/>
            <w:right w:val="none" w:sz="0" w:space="0" w:color="auto"/>
          </w:divBdr>
        </w:div>
        <w:div w:id="1372461594">
          <w:marLeft w:val="0"/>
          <w:marRight w:val="0"/>
          <w:marTop w:val="0"/>
          <w:marBottom w:val="0"/>
          <w:divBdr>
            <w:top w:val="none" w:sz="0" w:space="0" w:color="auto"/>
            <w:left w:val="none" w:sz="0" w:space="0" w:color="auto"/>
            <w:bottom w:val="none" w:sz="0" w:space="0" w:color="auto"/>
            <w:right w:val="none" w:sz="0" w:space="0" w:color="auto"/>
          </w:divBdr>
        </w:div>
        <w:div w:id="1875314369">
          <w:marLeft w:val="0"/>
          <w:marRight w:val="0"/>
          <w:marTop w:val="0"/>
          <w:marBottom w:val="0"/>
          <w:divBdr>
            <w:top w:val="none" w:sz="0" w:space="0" w:color="auto"/>
            <w:left w:val="none" w:sz="0" w:space="0" w:color="auto"/>
            <w:bottom w:val="none" w:sz="0" w:space="0" w:color="auto"/>
            <w:right w:val="none" w:sz="0" w:space="0" w:color="auto"/>
          </w:divBdr>
        </w:div>
        <w:div w:id="562331374">
          <w:marLeft w:val="0"/>
          <w:marRight w:val="0"/>
          <w:marTop w:val="0"/>
          <w:marBottom w:val="0"/>
          <w:divBdr>
            <w:top w:val="none" w:sz="0" w:space="0" w:color="auto"/>
            <w:left w:val="none" w:sz="0" w:space="0" w:color="auto"/>
            <w:bottom w:val="none" w:sz="0" w:space="0" w:color="auto"/>
            <w:right w:val="none" w:sz="0" w:space="0" w:color="auto"/>
          </w:divBdr>
        </w:div>
        <w:div w:id="500632194">
          <w:marLeft w:val="0"/>
          <w:marRight w:val="0"/>
          <w:marTop w:val="0"/>
          <w:marBottom w:val="0"/>
          <w:divBdr>
            <w:top w:val="none" w:sz="0" w:space="0" w:color="auto"/>
            <w:left w:val="none" w:sz="0" w:space="0" w:color="auto"/>
            <w:bottom w:val="none" w:sz="0" w:space="0" w:color="auto"/>
            <w:right w:val="none" w:sz="0" w:space="0" w:color="auto"/>
          </w:divBdr>
        </w:div>
        <w:div w:id="563028427">
          <w:marLeft w:val="0"/>
          <w:marRight w:val="0"/>
          <w:marTop w:val="0"/>
          <w:marBottom w:val="0"/>
          <w:divBdr>
            <w:top w:val="none" w:sz="0" w:space="0" w:color="auto"/>
            <w:left w:val="none" w:sz="0" w:space="0" w:color="auto"/>
            <w:bottom w:val="none" w:sz="0" w:space="0" w:color="auto"/>
            <w:right w:val="none" w:sz="0" w:space="0" w:color="auto"/>
          </w:divBdr>
        </w:div>
        <w:div w:id="144900374">
          <w:marLeft w:val="0"/>
          <w:marRight w:val="0"/>
          <w:marTop w:val="0"/>
          <w:marBottom w:val="0"/>
          <w:divBdr>
            <w:top w:val="none" w:sz="0" w:space="0" w:color="auto"/>
            <w:left w:val="none" w:sz="0" w:space="0" w:color="auto"/>
            <w:bottom w:val="none" w:sz="0" w:space="0" w:color="auto"/>
            <w:right w:val="none" w:sz="0" w:space="0" w:color="auto"/>
          </w:divBdr>
        </w:div>
        <w:div w:id="802383136">
          <w:marLeft w:val="0"/>
          <w:marRight w:val="0"/>
          <w:marTop w:val="0"/>
          <w:marBottom w:val="0"/>
          <w:divBdr>
            <w:top w:val="none" w:sz="0" w:space="0" w:color="auto"/>
            <w:left w:val="none" w:sz="0" w:space="0" w:color="auto"/>
            <w:bottom w:val="none" w:sz="0" w:space="0" w:color="auto"/>
            <w:right w:val="none" w:sz="0" w:space="0" w:color="auto"/>
          </w:divBdr>
        </w:div>
        <w:div w:id="487863857">
          <w:marLeft w:val="0"/>
          <w:marRight w:val="0"/>
          <w:marTop w:val="0"/>
          <w:marBottom w:val="0"/>
          <w:divBdr>
            <w:top w:val="none" w:sz="0" w:space="0" w:color="auto"/>
            <w:left w:val="none" w:sz="0" w:space="0" w:color="auto"/>
            <w:bottom w:val="none" w:sz="0" w:space="0" w:color="auto"/>
            <w:right w:val="none" w:sz="0" w:space="0" w:color="auto"/>
          </w:divBdr>
        </w:div>
        <w:div w:id="57171510">
          <w:marLeft w:val="0"/>
          <w:marRight w:val="0"/>
          <w:marTop w:val="0"/>
          <w:marBottom w:val="0"/>
          <w:divBdr>
            <w:top w:val="none" w:sz="0" w:space="0" w:color="auto"/>
            <w:left w:val="none" w:sz="0" w:space="0" w:color="auto"/>
            <w:bottom w:val="none" w:sz="0" w:space="0" w:color="auto"/>
            <w:right w:val="none" w:sz="0" w:space="0" w:color="auto"/>
          </w:divBdr>
        </w:div>
        <w:div w:id="1475877708">
          <w:marLeft w:val="0"/>
          <w:marRight w:val="0"/>
          <w:marTop w:val="0"/>
          <w:marBottom w:val="0"/>
          <w:divBdr>
            <w:top w:val="none" w:sz="0" w:space="0" w:color="auto"/>
            <w:left w:val="none" w:sz="0" w:space="0" w:color="auto"/>
            <w:bottom w:val="none" w:sz="0" w:space="0" w:color="auto"/>
            <w:right w:val="none" w:sz="0" w:space="0" w:color="auto"/>
          </w:divBdr>
        </w:div>
        <w:div w:id="1402411890">
          <w:marLeft w:val="0"/>
          <w:marRight w:val="0"/>
          <w:marTop w:val="0"/>
          <w:marBottom w:val="0"/>
          <w:divBdr>
            <w:top w:val="none" w:sz="0" w:space="0" w:color="auto"/>
            <w:left w:val="none" w:sz="0" w:space="0" w:color="auto"/>
            <w:bottom w:val="none" w:sz="0" w:space="0" w:color="auto"/>
            <w:right w:val="none" w:sz="0" w:space="0" w:color="auto"/>
          </w:divBdr>
        </w:div>
        <w:div w:id="2143763745">
          <w:marLeft w:val="0"/>
          <w:marRight w:val="0"/>
          <w:marTop w:val="0"/>
          <w:marBottom w:val="0"/>
          <w:divBdr>
            <w:top w:val="none" w:sz="0" w:space="0" w:color="auto"/>
            <w:left w:val="none" w:sz="0" w:space="0" w:color="auto"/>
            <w:bottom w:val="none" w:sz="0" w:space="0" w:color="auto"/>
            <w:right w:val="none" w:sz="0" w:space="0" w:color="auto"/>
          </w:divBdr>
        </w:div>
        <w:div w:id="1079252861">
          <w:marLeft w:val="0"/>
          <w:marRight w:val="0"/>
          <w:marTop w:val="0"/>
          <w:marBottom w:val="0"/>
          <w:divBdr>
            <w:top w:val="none" w:sz="0" w:space="0" w:color="auto"/>
            <w:left w:val="none" w:sz="0" w:space="0" w:color="auto"/>
            <w:bottom w:val="none" w:sz="0" w:space="0" w:color="auto"/>
            <w:right w:val="none" w:sz="0" w:space="0" w:color="auto"/>
          </w:divBdr>
        </w:div>
        <w:div w:id="916742510">
          <w:marLeft w:val="0"/>
          <w:marRight w:val="0"/>
          <w:marTop w:val="0"/>
          <w:marBottom w:val="0"/>
          <w:divBdr>
            <w:top w:val="none" w:sz="0" w:space="0" w:color="auto"/>
            <w:left w:val="none" w:sz="0" w:space="0" w:color="auto"/>
            <w:bottom w:val="none" w:sz="0" w:space="0" w:color="auto"/>
            <w:right w:val="none" w:sz="0" w:space="0" w:color="auto"/>
          </w:divBdr>
        </w:div>
        <w:div w:id="1574969434">
          <w:marLeft w:val="0"/>
          <w:marRight w:val="0"/>
          <w:marTop w:val="0"/>
          <w:marBottom w:val="0"/>
          <w:divBdr>
            <w:top w:val="none" w:sz="0" w:space="0" w:color="auto"/>
            <w:left w:val="none" w:sz="0" w:space="0" w:color="auto"/>
            <w:bottom w:val="none" w:sz="0" w:space="0" w:color="auto"/>
            <w:right w:val="none" w:sz="0" w:space="0" w:color="auto"/>
          </w:divBdr>
        </w:div>
        <w:div w:id="641427782">
          <w:marLeft w:val="0"/>
          <w:marRight w:val="0"/>
          <w:marTop w:val="0"/>
          <w:marBottom w:val="0"/>
          <w:divBdr>
            <w:top w:val="none" w:sz="0" w:space="0" w:color="auto"/>
            <w:left w:val="none" w:sz="0" w:space="0" w:color="auto"/>
            <w:bottom w:val="none" w:sz="0" w:space="0" w:color="auto"/>
            <w:right w:val="none" w:sz="0" w:space="0" w:color="auto"/>
          </w:divBdr>
        </w:div>
        <w:div w:id="961115064">
          <w:marLeft w:val="0"/>
          <w:marRight w:val="0"/>
          <w:marTop w:val="0"/>
          <w:marBottom w:val="0"/>
          <w:divBdr>
            <w:top w:val="none" w:sz="0" w:space="0" w:color="auto"/>
            <w:left w:val="none" w:sz="0" w:space="0" w:color="auto"/>
            <w:bottom w:val="none" w:sz="0" w:space="0" w:color="auto"/>
            <w:right w:val="none" w:sz="0" w:space="0" w:color="auto"/>
          </w:divBdr>
        </w:div>
        <w:div w:id="155150712">
          <w:marLeft w:val="0"/>
          <w:marRight w:val="0"/>
          <w:marTop w:val="0"/>
          <w:marBottom w:val="0"/>
          <w:divBdr>
            <w:top w:val="none" w:sz="0" w:space="0" w:color="auto"/>
            <w:left w:val="none" w:sz="0" w:space="0" w:color="auto"/>
            <w:bottom w:val="none" w:sz="0" w:space="0" w:color="auto"/>
            <w:right w:val="none" w:sz="0" w:space="0" w:color="auto"/>
          </w:divBdr>
        </w:div>
        <w:div w:id="1209033844">
          <w:marLeft w:val="0"/>
          <w:marRight w:val="0"/>
          <w:marTop w:val="0"/>
          <w:marBottom w:val="0"/>
          <w:divBdr>
            <w:top w:val="none" w:sz="0" w:space="0" w:color="auto"/>
            <w:left w:val="none" w:sz="0" w:space="0" w:color="auto"/>
            <w:bottom w:val="none" w:sz="0" w:space="0" w:color="auto"/>
            <w:right w:val="none" w:sz="0" w:space="0" w:color="auto"/>
          </w:divBdr>
        </w:div>
        <w:div w:id="1804808739">
          <w:marLeft w:val="0"/>
          <w:marRight w:val="0"/>
          <w:marTop w:val="0"/>
          <w:marBottom w:val="0"/>
          <w:divBdr>
            <w:top w:val="single" w:sz="6" w:space="7" w:color="auto"/>
            <w:left w:val="none" w:sz="0" w:space="0" w:color="auto"/>
            <w:bottom w:val="none" w:sz="0" w:space="0" w:color="auto"/>
            <w:right w:val="none" w:sz="0" w:space="0" w:color="auto"/>
          </w:divBdr>
        </w:div>
      </w:divsChild>
    </w:div>
    <w:div w:id="327559504">
      <w:bodyDiv w:val="1"/>
      <w:marLeft w:val="0"/>
      <w:marRight w:val="0"/>
      <w:marTop w:val="0"/>
      <w:marBottom w:val="0"/>
      <w:divBdr>
        <w:top w:val="none" w:sz="0" w:space="0" w:color="auto"/>
        <w:left w:val="none" w:sz="0" w:space="0" w:color="auto"/>
        <w:bottom w:val="none" w:sz="0" w:space="0" w:color="auto"/>
        <w:right w:val="none" w:sz="0" w:space="0" w:color="auto"/>
      </w:divBdr>
    </w:div>
    <w:div w:id="751439837">
      <w:bodyDiv w:val="1"/>
      <w:marLeft w:val="0"/>
      <w:marRight w:val="0"/>
      <w:marTop w:val="0"/>
      <w:marBottom w:val="0"/>
      <w:divBdr>
        <w:top w:val="none" w:sz="0" w:space="0" w:color="auto"/>
        <w:left w:val="none" w:sz="0" w:space="0" w:color="auto"/>
        <w:bottom w:val="none" w:sz="0" w:space="0" w:color="auto"/>
        <w:right w:val="none" w:sz="0" w:space="0" w:color="auto"/>
      </w:divBdr>
    </w:div>
    <w:div w:id="829175319">
      <w:bodyDiv w:val="1"/>
      <w:marLeft w:val="0"/>
      <w:marRight w:val="0"/>
      <w:marTop w:val="0"/>
      <w:marBottom w:val="0"/>
      <w:divBdr>
        <w:top w:val="none" w:sz="0" w:space="0" w:color="auto"/>
        <w:left w:val="none" w:sz="0" w:space="0" w:color="auto"/>
        <w:bottom w:val="none" w:sz="0" w:space="0" w:color="auto"/>
        <w:right w:val="none" w:sz="0" w:space="0" w:color="auto"/>
      </w:divBdr>
    </w:div>
    <w:div w:id="1133593514">
      <w:bodyDiv w:val="1"/>
      <w:marLeft w:val="0"/>
      <w:marRight w:val="0"/>
      <w:marTop w:val="0"/>
      <w:marBottom w:val="0"/>
      <w:divBdr>
        <w:top w:val="none" w:sz="0" w:space="0" w:color="auto"/>
        <w:left w:val="none" w:sz="0" w:space="0" w:color="auto"/>
        <w:bottom w:val="none" w:sz="0" w:space="0" w:color="auto"/>
        <w:right w:val="none" w:sz="0" w:space="0" w:color="auto"/>
      </w:divBdr>
    </w:div>
    <w:div w:id="1594048438">
      <w:bodyDiv w:val="1"/>
      <w:marLeft w:val="0"/>
      <w:marRight w:val="0"/>
      <w:marTop w:val="0"/>
      <w:marBottom w:val="0"/>
      <w:divBdr>
        <w:top w:val="none" w:sz="0" w:space="0" w:color="auto"/>
        <w:left w:val="none" w:sz="0" w:space="0" w:color="auto"/>
        <w:bottom w:val="none" w:sz="0" w:space="0" w:color="auto"/>
        <w:right w:val="none" w:sz="0" w:space="0" w:color="auto"/>
      </w:divBdr>
    </w:div>
    <w:div w:id="1624337893">
      <w:bodyDiv w:val="1"/>
      <w:marLeft w:val="0"/>
      <w:marRight w:val="0"/>
      <w:marTop w:val="0"/>
      <w:marBottom w:val="0"/>
      <w:divBdr>
        <w:top w:val="none" w:sz="0" w:space="0" w:color="auto"/>
        <w:left w:val="none" w:sz="0" w:space="0" w:color="auto"/>
        <w:bottom w:val="none" w:sz="0" w:space="0" w:color="auto"/>
        <w:right w:val="none" w:sz="0" w:space="0" w:color="auto"/>
      </w:divBdr>
    </w:div>
    <w:div w:id="1655840921">
      <w:bodyDiv w:val="1"/>
      <w:marLeft w:val="0"/>
      <w:marRight w:val="0"/>
      <w:marTop w:val="0"/>
      <w:marBottom w:val="0"/>
      <w:divBdr>
        <w:top w:val="none" w:sz="0" w:space="0" w:color="auto"/>
        <w:left w:val="none" w:sz="0" w:space="0" w:color="auto"/>
        <w:bottom w:val="none" w:sz="0" w:space="0" w:color="auto"/>
        <w:right w:val="none" w:sz="0" w:space="0" w:color="auto"/>
      </w:divBdr>
      <w:divsChild>
        <w:div w:id="57290455">
          <w:marLeft w:val="0"/>
          <w:marRight w:val="0"/>
          <w:marTop w:val="0"/>
          <w:marBottom w:val="0"/>
          <w:divBdr>
            <w:top w:val="none" w:sz="0" w:space="0" w:color="auto"/>
            <w:left w:val="none" w:sz="0" w:space="0" w:color="auto"/>
            <w:bottom w:val="none" w:sz="0" w:space="0" w:color="auto"/>
            <w:right w:val="none" w:sz="0" w:space="0" w:color="auto"/>
          </w:divBdr>
        </w:div>
        <w:div w:id="1968781976">
          <w:marLeft w:val="0"/>
          <w:marRight w:val="0"/>
          <w:marTop w:val="0"/>
          <w:marBottom w:val="0"/>
          <w:divBdr>
            <w:top w:val="none" w:sz="0" w:space="0" w:color="auto"/>
            <w:left w:val="none" w:sz="0" w:space="0" w:color="auto"/>
            <w:bottom w:val="none" w:sz="0" w:space="0" w:color="auto"/>
            <w:right w:val="none" w:sz="0" w:space="0" w:color="auto"/>
          </w:divBdr>
        </w:div>
        <w:div w:id="1877429407">
          <w:marLeft w:val="0"/>
          <w:marRight w:val="0"/>
          <w:marTop w:val="0"/>
          <w:marBottom w:val="0"/>
          <w:divBdr>
            <w:top w:val="none" w:sz="0" w:space="0" w:color="auto"/>
            <w:left w:val="none" w:sz="0" w:space="0" w:color="auto"/>
            <w:bottom w:val="none" w:sz="0" w:space="0" w:color="auto"/>
            <w:right w:val="none" w:sz="0" w:space="0" w:color="auto"/>
          </w:divBdr>
        </w:div>
        <w:div w:id="95685776">
          <w:marLeft w:val="0"/>
          <w:marRight w:val="0"/>
          <w:marTop w:val="0"/>
          <w:marBottom w:val="0"/>
          <w:divBdr>
            <w:top w:val="none" w:sz="0" w:space="0" w:color="auto"/>
            <w:left w:val="none" w:sz="0" w:space="0" w:color="auto"/>
            <w:bottom w:val="none" w:sz="0" w:space="0" w:color="auto"/>
            <w:right w:val="none" w:sz="0" w:space="0" w:color="auto"/>
          </w:divBdr>
        </w:div>
        <w:div w:id="1987124058">
          <w:marLeft w:val="0"/>
          <w:marRight w:val="0"/>
          <w:marTop w:val="0"/>
          <w:marBottom w:val="0"/>
          <w:divBdr>
            <w:top w:val="none" w:sz="0" w:space="0" w:color="auto"/>
            <w:left w:val="none" w:sz="0" w:space="0" w:color="auto"/>
            <w:bottom w:val="none" w:sz="0" w:space="0" w:color="auto"/>
            <w:right w:val="none" w:sz="0" w:space="0" w:color="auto"/>
          </w:divBdr>
        </w:div>
        <w:div w:id="1394306315">
          <w:marLeft w:val="0"/>
          <w:marRight w:val="0"/>
          <w:marTop w:val="0"/>
          <w:marBottom w:val="0"/>
          <w:divBdr>
            <w:top w:val="none" w:sz="0" w:space="0" w:color="auto"/>
            <w:left w:val="none" w:sz="0" w:space="0" w:color="auto"/>
            <w:bottom w:val="none" w:sz="0" w:space="0" w:color="auto"/>
            <w:right w:val="none" w:sz="0" w:space="0" w:color="auto"/>
          </w:divBdr>
        </w:div>
        <w:div w:id="1519926830">
          <w:marLeft w:val="0"/>
          <w:marRight w:val="0"/>
          <w:marTop w:val="0"/>
          <w:marBottom w:val="0"/>
          <w:divBdr>
            <w:top w:val="none" w:sz="0" w:space="0" w:color="auto"/>
            <w:left w:val="none" w:sz="0" w:space="0" w:color="auto"/>
            <w:bottom w:val="none" w:sz="0" w:space="0" w:color="auto"/>
            <w:right w:val="none" w:sz="0" w:space="0" w:color="auto"/>
          </w:divBdr>
        </w:div>
        <w:div w:id="314337132">
          <w:marLeft w:val="0"/>
          <w:marRight w:val="0"/>
          <w:marTop w:val="0"/>
          <w:marBottom w:val="0"/>
          <w:divBdr>
            <w:top w:val="none" w:sz="0" w:space="0" w:color="auto"/>
            <w:left w:val="none" w:sz="0" w:space="0" w:color="auto"/>
            <w:bottom w:val="none" w:sz="0" w:space="0" w:color="auto"/>
            <w:right w:val="none" w:sz="0" w:space="0" w:color="auto"/>
          </w:divBdr>
        </w:div>
        <w:div w:id="870992157">
          <w:marLeft w:val="0"/>
          <w:marRight w:val="0"/>
          <w:marTop w:val="0"/>
          <w:marBottom w:val="0"/>
          <w:divBdr>
            <w:top w:val="none" w:sz="0" w:space="0" w:color="auto"/>
            <w:left w:val="none" w:sz="0" w:space="0" w:color="auto"/>
            <w:bottom w:val="none" w:sz="0" w:space="0" w:color="auto"/>
            <w:right w:val="none" w:sz="0" w:space="0" w:color="auto"/>
          </w:divBdr>
        </w:div>
        <w:div w:id="242379101">
          <w:marLeft w:val="0"/>
          <w:marRight w:val="0"/>
          <w:marTop w:val="0"/>
          <w:marBottom w:val="0"/>
          <w:divBdr>
            <w:top w:val="none" w:sz="0" w:space="0" w:color="auto"/>
            <w:left w:val="none" w:sz="0" w:space="0" w:color="auto"/>
            <w:bottom w:val="none" w:sz="0" w:space="0" w:color="auto"/>
            <w:right w:val="none" w:sz="0" w:space="0" w:color="auto"/>
          </w:divBdr>
        </w:div>
        <w:div w:id="962079708">
          <w:marLeft w:val="0"/>
          <w:marRight w:val="0"/>
          <w:marTop w:val="0"/>
          <w:marBottom w:val="0"/>
          <w:divBdr>
            <w:top w:val="none" w:sz="0" w:space="0" w:color="auto"/>
            <w:left w:val="none" w:sz="0" w:space="0" w:color="auto"/>
            <w:bottom w:val="none" w:sz="0" w:space="0" w:color="auto"/>
            <w:right w:val="none" w:sz="0" w:space="0" w:color="auto"/>
          </w:divBdr>
        </w:div>
        <w:div w:id="962466725">
          <w:marLeft w:val="0"/>
          <w:marRight w:val="0"/>
          <w:marTop w:val="0"/>
          <w:marBottom w:val="0"/>
          <w:divBdr>
            <w:top w:val="none" w:sz="0" w:space="0" w:color="auto"/>
            <w:left w:val="none" w:sz="0" w:space="0" w:color="auto"/>
            <w:bottom w:val="none" w:sz="0" w:space="0" w:color="auto"/>
            <w:right w:val="none" w:sz="0" w:space="0" w:color="auto"/>
          </w:divBdr>
        </w:div>
        <w:div w:id="771047117">
          <w:marLeft w:val="0"/>
          <w:marRight w:val="0"/>
          <w:marTop w:val="0"/>
          <w:marBottom w:val="0"/>
          <w:divBdr>
            <w:top w:val="none" w:sz="0" w:space="0" w:color="auto"/>
            <w:left w:val="none" w:sz="0" w:space="0" w:color="auto"/>
            <w:bottom w:val="none" w:sz="0" w:space="0" w:color="auto"/>
            <w:right w:val="none" w:sz="0" w:space="0" w:color="auto"/>
          </w:divBdr>
        </w:div>
        <w:div w:id="1727530750">
          <w:marLeft w:val="0"/>
          <w:marRight w:val="0"/>
          <w:marTop w:val="0"/>
          <w:marBottom w:val="0"/>
          <w:divBdr>
            <w:top w:val="none" w:sz="0" w:space="0" w:color="auto"/>
            <w:left w:val="none" w:sz="0" w:space="0" w:color="auto"/>
            <w:bottom w:val="none" w:sz="0" w:space="0" w:color="auto"/>
            <w:right w:val="none" w:sz="0" w:space="0" w:color="auto"/>
          </w:divBdr>
        </w:div>
        <w:div w:id="1034842856">
          <w:marLeft w:val="0"/>
          <w:marRight w:val="0"/>
          <w:marTop w:val="0"/>
          <w:marBottom w:val="0"/>
          <w:divBdr>
            <w:top w:val="none" w:sz="0" w:space="0" w:color="auto"/>
            <w:left w:val="none" w:sz="0" w:space="0" w:color="auto"/>
            <w:bottom w:val="none" w:sz="0" w:space="0" w:color="auto"/>
            <w:right w:val="none" w:sz="0" w:space="0" w:color="auto"/>
          </w:divBdr>
        </w:div>
        <w:div w:id="1785610127">
          <w:marLeft w:val="0"/>
          <w:marRight w:val="0"/>
          <w:marTop w:val="0"/>
          <w:marBottom w:val="0"/>
          <w:divBdr>
            <w:top w:val="none" w:sz="0" w:space="0" w:color="auto"/>
            <w:left w:val="none" w:sz="0" w:space="0" w:color="auto"/>
            <w:bottom w:val="none" w:sz="0" w:space="0" w:color="auto"/>
            <w:right w:val="none" w:sz="0" w:space="0" w:color="auto"/>
          </w:divBdr>
        </w:div>
        <w:div w:id="1744523312">
          <w:marLeft w:val="0"/>
          <w:marRight w:val="0"/>
          <w:marTop w:val="0"/>
          <w:marBottom w:val="0"/>
          <w:divBdr>
            <w:top w:val="none" w:sz="0" w:space="0" w:color="auto"/>
            <w:left w:val="none" w:sz="0" w:space="0" w:color="auto"/>
            <w:bottom w:val="none" w:sz="0" w:space="0" w:color="auto"/>
            <w:right w:val="none" w:sz="0" w:space="0" w:color="auto"/>
          </w:divBdr>
        </w:div>
        <w:div w:id="1400135248">
          <w:marLeft w:val="0"/>
          <w:marRight w:val="0"/>
          <w:marTop w:val="0"/>
          <w:marBottom w:val="0"/>
          <w:divBdr>
            <w:top w:val="none" w:sz="0" w:space="0" w:color="auto"/>
            <w:left w:val="none" w:sz="0" w:space="0" w:color="auto"/>
            <w:bottom w:val="none" w:sz="0" w:space="0" w:color="auto"/>
            <w:right w:val="none" w:sz="0" w:space="0" w:color="auto"/>
          </w:divBdr>
        </w:div>
        <w:div w:id="1106466391">
          <w:marLeft w:val="0"/>
          <w:marRight w:val="0"/>
          <w:marTop w:val="0"/>
          <w:marBottom w:val="0"/>
          <w:divBdr>
            <w:top w:val="none" w:sz="0" w:space="0" w:color="auto"/>
            <w:left w:val="none" w:sz="0" w:space="0" w:color="auto"/>
            <w:bottom w:val="none" w:sz="0" w:space="0" w:color="auto"/>
            <w:right w:val="none" w:sz="0" w:space="0" w:color="auto"/>
          </w:divBdr>
        </w:div>
        <w:div w:id="1636131976">
          <w:marLeft w:val="0"/>
          <w:marRight w:val="0"/>
          <w:marTop w:val="0"/>
          <w:marBottom w:val="0"/>
          <w:divBdr>
            <w:top w:val="none" w:sz="0" w:space="0" w:color="auto"/>
            <w:left w:val="none" w:sz="0" w:space="0" w:color="auto"/>
            <w:bottom w:val="none" w:sz="0" w:space="0" w:color="auto"/>
            <w:right w:val="none" w:sz="0" w:space="0" w:color="auto"/>
          </w:divBdr>
        </w:div>
      </w:divsChild>
    </w:div>
    <w:div w:id="1740981089">
      <w:bodyDiv w:val="1"/>
      <w:marLeft w:val="0"/>
      <w:marRight w:val="0"/>
      <w:marTop w:val="0"/>
      <w:marBottom w:val="0"/>
      <w:divBdr>
        <w:top w:val="none" w:sz="0" w:space="0" w:color="auto"/>
        <w:left w:val="none" w:sz="0" w:space="0" w:color="auto"/>
        <w:bottom w:val="none" w:sz="0" w:space="0" w:color="auto"/>
        <w:right w:val="none" w:sz="0" w:space="0" w:color="auto"/>
      </w:divBdr>
      <w:divsChild>
        <w:div w:id="211307741">
          <w:marLeft w:val="0"/>
          <w:marRight w:val="0"/>
          <w:marTop w:val="0"/>
          <w:marBottom w:val="0"/>
          <w:divBdr>
            <w:top w:val="none" w:sz="0" w:space="0" w:color="auto"/>
            <w:left w:val="none" w:sz="0" w:space="0" w:color="auto"/>
            <w:bottom w:val="none" w:sz="0" w:space="0" w:color="auto"/>
            <w:right w:val="none" w:sz="0" w:space="0" w:color="auto"/>
          </w:divBdr>
        </w:div>
        <w:div w:id="1507131527">
          <w:marLeft w:val="0"/>
          <w:marRight w:val="0"/>
          <w:marTop w:val="0"/>
          <w:marBottom w:val="0"/>
          <w:divBdr>
            <w:top w:val="none" w:sz="0" w:space="0" w:color="auto"/>
            <w:left w:val="none" w:sz="0" w:space="0" w:color="auto"/>
            <w:bottom w:val="none" w:sz="0" w:space="0" w:color="auto"/>
            <w:right w:val="none" w:sz="0" w:space="0" w:color="auto"/>
          </w:divBdr>
        </w:div>
        <w:div w:id="1008867202">
          <w:marLeft w:val="0"/>
          <w:marRight w:val="0"/>
          <w:marTop w:val="0"/>
          <w:marBottom w:val="0"/>
          <w:divBdr>
            <w:top w:val="none" w:sz="0" w:space="0" w:color="auto"/>
            <w:left w:val="none" w:sz="0" w:space="0" w:color="auto"/>
            <w:bottom w:val="none" w:sz="0" w:space="0" w:color="auto"/>
            <w:right w:val="none" w:sz="0" w:space="0" w:color="auto"/>
          </w:divBdr>
        </w:div>
        <w:div w:id="1413430988">
          <w:marLeft w:val="0"/>
          <w:marRight w:val="0"/>
          <w:marTop w:val="0"/>
          <w:marBottom w:val="0"/>
          <w:divBdr>
            <w:top w:val="none" w:sz="0" w:space="0" w:color="auto"/>
            <w:left w:val="none" w:sz="0" w:space="0" w:color="auto"/>
            <w:bottom w:val="none" w:sz="0" w:space="0" w:color="auto"/>
            <w:right w:val="none" w:sz="0" w:space="0" w:color="auto"/>
          </w:divBdr>
        </w:div>
        <w:div w:id="1165128045">
          <w:marLeft w:val="0"/>
          <w:marRight w:val="0"/>
          <w:marTop w:val="0"/>
          <w:marBottom w:val="0"/>
          <w:divBdr>
            <w:top w:val="none" w:sz="0" w:space="0" w:color="auto"/>
            <w:left w:val="none" w:sz="0" w:space="0" w:color="auto"/>
            <w:bottom w:val="none" w:sz="0" w:space="0" w:color="auto"/>
            <w:right w:val="none" w:sz="0" w:space="0" w:color="auto"/>
          </w:divBdr>
        </w:div>
        <w:div w:id="86660157">
          <w:marLeft w:val="0"/>
          <w:marRight w:val="0"/>
          <w:marTop w:val="0"/>
          <w:marBottom w:val="0"/>
          <w:divBdr>
            <w:top w:val="none" w:sz="0" w:space="0" w:color="auto"/>
            <w:left w:val="none" w:sz="0" w:space="0" w:color="auto"/>
            <w:bottom w:val="none" w:sz="0" w:space="0" w:color="auto"/>
            <w:right w:val="none" w:sz="0" w:space="0" w:color="auto"/>
          </w:divBdr>
        </w:div>
        <w:div w:id="1366520783">
          <w:marLeft w:val="0"/>
          <w:marRight w:val="0"/>
          <w:marTop w:val="0"/>
          <w:marBottom w:val="0"/>
          <w:divBdr>
            <w:top w:val="none" w:sz="0" w:space="0" w:color="auto"/>
            <w:left w:val="none" w:sz="0" w:space="0" w:color="auto"/>
            <w:bottom w:val="none" w:sz="0" w:space="0" w:color="auto"/>
            <w:right w:val="none" w:sz="0" w:space="0" w:color="auto"/>
          </w:divBdr>
        </w:div>
        <w:div w:id="116489007">
          <w:marLeft w:val="0"/>
          <w:marRight w:val="0"/>
          <w:marTop w:val="0"/>
          <w:marBottom w:val="0"/>
          <w:divBdr>
            <w:top w:val="none" w:sz="0" w:space="0" w:color="auto"/>
            <w:left w:val="none" w:sz="0" w:space="0" w:color="auto"/>
            <w:bottom w:val="none" w:sz="0" w:space="0" w:color="auto"/>
            <w:right w:val="none" w:sz="0" w:space="0" w:color="auto"/>
          </w:divBdr>
        </w:div>
        <w:div w:id="1467964020">
          <w:marLeft w:val="0"/>
          <w:marRight w:val="0"/>
          <w:marTop w:val="0"/>
          <w:marBottom w:val="0"/>
          <w:divBdr>
            <w:top w:val="none" w:sz="0" w:space="0" w:color="auto"/>
            <w:left w:val="none" w:sz="0" w:space="0" w:color="auto"/>
            <w:bottom w:val="none" w:sz="0" w:space="0" w:color="auto"/>
            <w:right w:val="none" w:sz="0" w:space="0" w:color="auto"/>
          </w:divBdr>
        </w:div>
        <w:div w:id="655033864">
          <w:marLeft w:val="0"/>
          <w:marRight w:val="0"/>
          <w:marTop w:val="0"/>
          <w:marBottom w:val="0"/>
          <w:divBdr>
            <w:top w:val="none" w:sz="0" w:space="0" w:color="auto"/>
            <w:left w:val="none" w:sz="0" w:space="0" w:color="auto"/>
            <w:bottom w:val="none" w:sz="0" w:space="0" w:color="auto"/>
            <w:right w:val="none" w:sz="0" w:space="0" w:color="auto"/>
          </w:divBdr>
        </w:div>
        <w:div w:id="1754661014">
          <w:marLeft w:val="0"/>
          <w:marRight w:val="0"/>
          <w:marTop w:val="0"/>
          <w:marBottom w:val="0"/>
          <w:divBdr>
            <w:top w:val="none" w:sz="0" w:space="0" w:color="auto"/>
            <w:left w:val="none" w:sz="0" w:space="0" w:color="auto"/>
            <w:bottom w:val="none" w:sz="0" w:space="0" w:color="auto"/>
            <w:right w:val="none" w:sz="0" w:space="0" w:color="auto"/>
          </w:divBdr>
        </w:div>
        <w:div w:id="118189333">
          <w:marLeft w:val="0"/>
          <w:marRight w:val="0"/>
          <w:marTop w:val="0"/>
          <w:marBottom w:val="0"/>
          <w:divBdr>
            <w:top w:val="none" w:sz="0" w:space="0" w:color="auto"/>
            <w:left w:val="none" w:sz="0" w:space="0" w:color="auto"/>
            <w:bottom w:val="none" w:sz="0" w:space="0" w:color="auto"/>
            <w:right w:val="none" w:sz="0" w:space="0" w:color="auto"/>
          </w:divBdr>
        </w:div>
        <w:div w:id="1598632346">
          <w:marLeft w:val="0"/>
          <w:marRight w:val="0"/>
          <w:marTop w:val="0"/>
          <w:marBottom w:val="0"/>
          <w:divBdr>
            <w:top w:val="none" w:sz="0" w:space="0" w:color="auto"/>
            <w:left w:val="none" w:sz="0" w:space="0" w:color="auto"/>
            <w:bottom w:val="none" w:sz="0" w:space="0" w:color="auto"/>
            <w:right w:val="none" w:sz="0" w:space="0" w:color="auto"/>
          </w:divBdr>
        </w:div>
        <w:div w:id="1707755161">
          <w:marLeft w:val="0"/>
          <w:marRight w:val="0"/>
          <w:marTop w:val="0"/>
          <w:marBottom w:val="0"/>
          <w:divBdr>
            <w:top w:val="none" w:sz="0" w:space="0" w:color="auto"/>
            <w:left w:val="none" w:sz="0" w:space="0" w:color="auto"/>
            <w:bottom w:val="none" w:sz="0" w:space="0" w:color="auto"/>
            <w:right w:val="none" w:sz="0" w:space="0" w:color="auto"/>
          </w:divBdr>
        </w:div>
        <w:div w:id="1751736487">
          <w:marLeft w:val="0"/>
          <w:marRight w:val="0"/>
          <w:marTop w:val="0"/>
          <w:marBottom w:val="0"/>
          <w:divBdr>
            <w:top w:val="none" w:sz="0" w:space="0" w:color="auto"/>
            <w:left w:val="none" w:sz="0" w:space="0" w:color="auto"/>
            <w:bottom w:val="none" w:sz="0" w:space="0" w:color="auto"/>
            <w:right w:val="none" w:sz="0" w:space="0" w:color="auto"/>
          </w:divBdr>
        </w:div>
        <w:div w:id="2106683505">
          <w:marLeft w:val="0"/>
          <w:marRight w:val="0"/>
          <w:marTop w:val="0"/>
          <w:marBottom w:val="0"/>
          <w:divBdr>
            <w:top w:val="none" w:sz="0" w:space="0" w:color="auto"/>
            <w:left w:val="none" w:sz="0" w:space="0" w:color="auto"/>
            <w:bottom w:val="none" w:sz="0" w:space="0" w:color="auto"/>
            <w:right w:val="none" w:sz="0" w:space="0" w:color="auto"/>
          </w:divBdr>
        </w:div>
        <w:div w:id="1447194870">
          <w:marLeft w:val="0"/>
          <w:marRight w:val="0"/>
          <w:marTop w:val="0"/>
          <w:marBottom w:val="0"/>
          <w:divBdr>
            <w:top w:val="none" w:sz="0" w:space="0" w:color="auto"/>
            <w:left w:val="none" w:sz="0" w:space="0" w:color="auto"/>
            <w:bottom w:val="none" w:sz="0" w:space="0" w:color="auto"/>
            <w:right w:val="none" w:sz="0" w:space="0" w:color="auto"/>
          </w:divBdr>
        </w:div>
        <w:div w:id="1033505265">
          <w:marLeft w:val="0"/>
          <w:marRight w:val="0"/>
          <w:marTop w:val="0"/>
          <w:marBottom w:val="0"/>
          <w:divBdr>
            <w:top w:val="none" w:sz="0" w:space="0" w:color="auto"/>
            <w:left w:val="none" w:sz="0" w:space="0" w:color="auto"/>
            <w:bottom w:val="none" w:sz="0" w:space="0" w:color="auto"/>
            <w:right w:val="none" w:sz="0" w:space="0" w:color="auto"/>
          </w:divBdr>
        </w:div>
        <w:div w:id="1893687455">
          <w:marLeft w:val="0"/>
          <w:marRight w:val="0"/>
          <w:marTop w:val="0"/>
          <w:marBottom w:val="0"/>
          <w:divBdr>
            <w:top w:val="none" w:sz="0" w:space="0" w:color="auto"/>
            <w:left w:val="none" w:sz="0" w:space="0" w:color="auto"/>
            <w:bottom w:val="none" w:sz="0" w:space="0" w:color="auto"/>
            <w:right w:val="none" w:sz="0" w:space="0" w:color="auto"/>
          </w:divBdr>
        </w:div>
        <w:div w:id="1220440688">
          <w:marLeft w:val="0"/>
          <w:marRight w:val="0"/>
          <w:marTop w:val="0"/>
          <w:marBottom w:val="0"/>
          <w:divBdr>
            <w:top w:val="none" w:sz="0" w:space="0" w:color="auto"/>
            <w:left w:val="none" w:sz="0" w:space="0" w:color="auto"/>
            <w:bottom w:val="none" w:sz="0" w:space="0" w:color="auto"/>
            <w:right w:val="none" w:sz="0" w:space="0" w:color="auto"/>
          </w:divBdr>
        </w:div>
      </w:divsChild>
    </w:div>
    <w:div w:id="1745104555">
      <w:bodyDiv w:val="1"/>
      <w:marLeft w:val="0"/>
      <w:marRight w:val="0"/>
      <w:marTop w:val="0"/>
      <w:marBottom w:val="0"/>
      <w:divBdr>
        <w:top w:val="none" w:sz="0" w:space="0" w:color="auto"/>
        <w:left w:val="none" w:sz="0" w:space="0" w:color="auto"/>
        <w:bottom w:val="none" w:sz="0" w:space="0" w:color="auto"/>
        <w:right w:val="none" w:sz="0" w:space="0" w:color="auto"/>
      </w:divBdr>
    </w:div>
    <w:div w:id="20768572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printerSettings" Target="printerSettings/printerSettings1.bin"/><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9.emf"/><Relationship Id="rId31" Type="http://schemas.openxmlformats.org/officeDocument/2006/relationships/image" Target="media/image20.emf"/><Relationship Id="rId32" Type="http://schemas.openxmlformats.org/officeDocument/2006/relationships/fontTable" Target="fontTable.xml"/><Relationship Id="rId9" Type="http://schemas.microsoft.com/office/2011/relationships/commentsExtended" Target="commentsExtended.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 Id="rId33" Type="http://schemas.microsoft.com/office/2011/relationships/people" Target="people.xml"/><Relationship Id="rId34" Type="http://schemas.openxmlformats.org/officeDocument/2006/relationships/theme" Target="theme/theme1.xml"/><Relationship Id="rId10" Type="http://schemas.openxmlformats.org/officeDocument/2006/relationships/hyperlink" Target="http://www.seaaroundus.org/"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38B3F9-3EC4-A743-AA0A-CB88B347FA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26</Pages>
  <Words>10602</Words>
  <Characters>60435</Characters>
  <Application>Microsoft Macintosh Word</Application>
  <DocSecurity>0</DocSecurity>
  <Lines>503</Lines>
  <Paragraphs>141</Paragraphs>
  <ScaleCrop>false</ScaleCrop>
  <HeadingPairs>
    <vt:vector size="2" baseType="variant">
      <vt:variant>
        <vt:lpstr>Title</vt:lpstr>
      </vt:variant>
      <vt:variant>
        <vt:i4>1</vt:i4>
      </vt:variant>
    </vt:vector>
  </HeadingPairs>
  <TitlesOfParts>
    <vt:vector size="1" baseType="lpstr">
      <vt:lpstr/>
    </vt:vector>
  </TitlesOfParts>
  <Company>CEED</Company>
  <LinksUpToDate>false</LinksUpToDate>
  <CharactersWithSpaces>70896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Nicholson</dc:creator>
  <cp:keywords/>
  <dc:description/>
  <cp:lastModifiedBy>Emily Nicholson</cp:lastModifiedBy>
  <cp:revision>9</cp:revision>
  <cp:lastPrinted>2017-07-20T04:43:00Z</cp:lastPrinted>
  <dcterms:created xsi:type="dcterms:W3CDTF">2017-07-19T10:39:00Z</dcterms:created>
  <dcterms:modified xsi:type="dcterms:W3CDTF">2017-07-21T03:38:00Z</dcterms:modified>
</cp:coreProperties>
</file>